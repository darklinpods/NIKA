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5803" w14:textId="77777777" w:rsidR="001F0E83" w:rsidRPr="001F0E83" w:rsidRDefault="001F0E83" w:rsidP="00201D2A">
      <w:pPr>
        <w:widowControl/>
        <w:spacing w:before="100" w:beforeAutospacing="1" w:after="100" w:afterAutospacing="1"/>
        <w:jc w:val="center"/>
        <w:outlineLvl w:val="0"/>
        <w:rPr>
          <w:rFonts w:ascii="宋体" w:eastAsia="宋体" w:hAnsi="宋体" w:cs="宋体"/>
          <w:b/>
          <w:bCs/>
          <w:kern w:val="36"/>
          <w:sz w:val="48"/>
          <w:szCs w:val="48"/>
        </w:rPr>
      </w:pPr>
      <w:r w:rsidRPr="001F0E83">
        <w:rPr>
          <w:rFonts w:ascii="宋体" w:eastAsia="宋体" w:hAnsi="宋体" w:cs="宋体"/>
          <w:b/>
          <w:bCs/>
          <w:kern w:val="36"/>
          <w:sz w:val="48"/>
          <w:szCs w:val="48"/>
        </w:rPr>
        <w:t>民事起诉状</w:t>
      </w:r>
    </w:p>
    <w:p w14:paraId="3D94F070" w14:textId="37BC6384" w:rsidR="00903165" w:rsidRDefault="001F0E83" w:rsidP="00E25067">
      <w:pPr>
        <w:widowControl/>
        <w:spacing w:before="100" w:beforeAutospacing="1" w:after="100" w:afterAutospacing="1"/>
        <w:ind w:firstLineChars="200" w:firstLine="480"/>
        <w:outlineLvl w:val="1"/>
        <w:rPr>
          <w:ins w:id="0" w:author="c65463" w:date="2026-01-24T22:39:00Z" w16du:dateUtc="2026-01-24T14:39:00Z"/>
          <w:rFonts w:ascii="宋体" w:eastAsia="宋体" w:hAnsi="宋体" w:cs="宋体"/>
          <w:sz w:val="24"/>
          <w:szCs w:val="24"/>
        </w:rPr>
        <w:pPrChange w:id="1" w:author="c65463" w:date="2026-01-27T18:21:00Z" w16du:dateUtc="2026-01-27T10:21:00Z">
          <w:pPr>
            <w:widowControl/>
            <w:spacing w:before="100" w:beforeAutospacing="1" w:after="100" w:afterAutospacing="1"/>
            <w:ind w:firstLineChars="200" w:firstLine="480"/>
            <w:jc w:val="left"/>
            <w:outlineLvl w:val="1"/>
          </w:pPr>
        </w:pPrChange>
      </w:pPr>
      <w:del w:id="2" w:author="c65463" w:date="2026-01-27T18:24:00Z" w16du:dateUtc="2026-01-27T10:24:00Z">
        <w:r w:rsidDel="00E25067">
          <w:rPr>
            <w:rFonts w:ascii="宋体" w:eastAsia="宋体" w:hAnsi="宋体" w:cs="宋体" w:hint="eastAsia"/>
            <w:sz w:val="24"/>
            <w:szCs w:val="24"/>
          </w:rPr>
          <w:delText>原告：</w:delText>
        </w:r>
        <w:r w:rsidRPr="001F0E83" w:rsidDel="00E25067">
          <w:rPr>
            <w:rFonts w:ascii="宋体" w:eastAsia="宋体" w:hAnsi="宋体" w:cs="宋体" w:hint="eastAsia"/>
            <w:sz w:val="24"/>
            <w:szCs w:val="24"/>
          </w:rPr>
          <w:delText>李</w:delText>
        </w:r>
        <w:r w:rsidRPr="001F0E83" w:rsidDel="00E25067">
          <w:rPr>
            <w:rFonts w:ascii="宋体" w:eastAsia="宋体" w:hAnsi="宋体" w:cs="宋体"/>
            <w:sz w:val="24"/>
            <w:szCs w:val="24"/>
          </w:rPr>
          <w:delText>茂川，男，1949年11月26日生，汉族，武汉市新洲区人，住武汉市新洲区旧街街三河口村李家西湾七组，公民身份号码：420124194911261619，联系电话：13907171581。</w:delText>
        </w:r>
      </w:del>
      <w:ins w:id="3" w:author="c65463" w:date="2026-01-24T22:39:00Z" w16du:dateUtc="2026-01-24T14:39:00Z">
        <w:r w:rsidR="00903165">
          <w:rPr>
            <w:rFonts w:ascii="宋体" w:eastAsia="宋体" w:hAnsi="宋体" w:cs="宋体" w:hint="eastAsia"/>
            <w:sz w:val="24"/>
            <w:szCs w:val="24"/>
          </w:rPr>
          <w:t>原告：</w:t>
        </w:r>
      </w:ins>
      <w:ins w:id="4" w:author="c65463" w:date="2026-01-27T18:19:00Z" w16du:dateUtc="2026-01-27T10:19:00Z">
        <w:r w:rsidR="00E25067">
          <w:rPr>
            <w:rFonts w:ascii="宋体" w:eastAsia="宋体" w:hAnsi="宋体" w:cs="宋体" w:hint="eastAsia"/>
            <w:sz w:val="24"/>
            <w:szCs w:val="24"/>
          </w:rPr>
          <w:t>梅茂华</w:t>
        </w:r>
      </w:ins>
      <w:ins w:id="5" w:author="c65463" w:date="2026-01-27T18:22:00Z" w16du:dateUtc="2026-01-27T10:22:00Z">
        <w:r w:rsidR="00E25067">
          <w:rPr>
            <w:rFonts w:ascii="宋体" w:eastAsia="宋体" w:hAnsi="宋体" w:cs="宋体" w:hint="eastAsia"/>
            <w:sz w:val="24"/>
            <w:szCs w:val="24"/>
          </w:rPr>
          <w:t>（</w:t>
        </w:r>
      </w:ins>
      <w:ins w:id="6" w:author="c65463" w:date="2026-01-27T18:21:00Z" w16du:dateUtc="2026-01-27T10:21:00Z">
        <w:r w:rsidR="00E25067">
          <w:rPr>
            <w:rFonts w:ascii="宋体" w:eastAsia="宋体" w:hAnsi="宋体" w:cs="宋体" w:hint="eastAsia"/>
            <w:sz w:val="24"/>
            <w:szCs w:val="24"/>
          </w:rPr>
          <w:t>系死者李茂川配偶</w:t>
        </w:r>
      </w:ins>
      <w:ins w:id="7" w:author="c65463" w:date="2026-01-27T18:22:00Z" w16du:dateUtc="2026-01-27T10:22:00Z">
        <w:r w:rsidR="00E25067">
          <w:rPr>
            <w:rFonts w:ascii="宋体" w:eastAsia="宋体" w:hAnsi="宋体" w:cs="宋体" w:hint="eastAsia"/>
            <w:sz w:val="24"/>
            <w:szCs w:val="24"/>
          </w:rPr>
          <w:t>）</w:t>
        </w:r>
      </w:ins>
      <w:ins w:id="8" w:author="c65463" w:date="2026-01-27T18:19:00Z" w16du:dateUtc="2026-01-27T10:19:00Z">
        <w:r w:rsidR="00E25067">
          <w:rPr>
            <w:rFonts w:ascii="宋体" w:eastAsia="宋体" w:hAnsi="宋体" w:cs="宋体" w:hint="eastAsia"/>
            <w:sz w:val="24"/>
            <w:szCs w:val="24"/>
          </w:rPr>
          <w:t>，女，1954年5月8日出生，汉族，</w:t>
        </w:r>
      </w:ins>
      <w:ins w:id="9" w:author="c65463" w:date="2026-01-27T18:22:00Z" w16du:dateUtc="2026-01-27T10:22:00Z">
        <w:r w:rsidR="00E25067" w:rsidRPr="001F0E83">
          <w:rPr>
            <w:rFonts w:ascii="宋体" w:eastAsia="宋体" w:hAnsi="宋体" w:cs="宋体"/>
            <w:sz w:val="24"/>
            <w:szCs w:val="24"/>
          </w:rPr>
          <w:t>武汉市新洲区人，</w:t>
        </w:r>
      </w:ins>
      <w:ins w:id="10" w:author="c65463" w:date="2026-01-27T18:20:00Z" w16du:dateUtc="2026-01-27T10:20:00Z">
        <w:r w:rsidR="00E25067">
          <w:rPr>
            <w:rFonts w:ascii="宋体" w:eastAsia="宋体" w:hAnsi="宋体" w:cs="宋体" w:hint="eastAsia"/>
            <w:sz w:val="24"/>
            <w:szCs w:val="24"/>
          </w:rPr>
          <w:t>现住武汉市新洲区旧街街三河口村李家西湾七组237号，</w:t>
        </w:r>
      </w:ins>
      <w:ins w:id="11" w:author="c65463" w:date="2026-01-27T18:21:00Z" w16du:dateUtc="2026-01-27T10:21:00Z">
        <w:r w:rsidR="00E25067">
          <w:rPr>
            <w:rFonts w:ascii="宋体" w:eastAsia="宋体" w:hAnsi="宋体" w:cs="宋体" w:hint="eastAsia"/>
            <w:sz w:val="24"/>
            <w:szCs w:val="24"/>
          </w:rPr>
          <w:t>公民身份号码：420124195405081644，</w:t>
        </w:r>
      </w:ins>
      <w:ins w:id="12" w:author="c65463" w:date="2026-01-27T18:20:00Z" w16du:dateUtc="2026-01-27T10:20:00Z">
        <w:r w:rsidR="00E25067">
          <w:rPr>
            <w:rFonts w:ascii="宋体" w:eastAsia="宋体" w:hAnsi="宋体" w:cs="宋体" w:hint="eastAsia"/>
            <w:sz w:val="24"/>
            <w:szCs w:val="24"/>
          </w:rPr>
          <w:t>联系电话：13471688877。</w:t>
        </w:r>
      </w:ins>
    </w:p>
    <w:p w14:paraId="46D977CF" w14:textId="6A60BCBE" w:rsidR="00903165" w:rsidRDefault="00903165" w:rsidP="00E25067">
      <w:pPr>
        <w:widowControl/>
        <w:spacing w:before="100" w:beforeAutospacing="1" w:after="100" w:afterAutospacing="1"/>
        <w:ind w:firstLineChars="200" w:firstLine="480"/>
        <w:outlineLvl w:val="1"/>
        <w:rPr>
          <w:ins w:id="13" w:author="c65463" w:date="2026-01-27T18:23:00Z" w16du:dateUtc="2026-01-27T10:23:00Z"/>
          <w:rFonts w:ascii="宋体" w:eastAsia="宋体" w:hAnsi="宋体" w:cs="宋体"/>
          <w:sz w:val="24"/>
          <w:szCs w:val="24"/>
        </w:rPr>
      </w:pPr>
      <w:ins w:id="14" w:author="c65463" w:date="2026-01-24T22:39:00Z" w16du:dateUtc="2026-01-24T14:39:00Z">
        <w:r>
          <w:rPr>
            <w:rFonts w:ascii="宋体" w:eastAsia="宋体" w:hAnsi="宋体" w:cs="宋体" w:hint="eastAsia"/>
            <w:sz w:val="24"/>
            <w:szCs w:val="24"/>
          </w:rPr>
          <w:t>原告：</w:t>
        </w:r>
      </w:ins>
      <w:ins w:id="15" w:author="c65463" w:date="2026-01-27T18:21:00Z" w16du:dateUtc="2026-01-27T10:21:00Z">
        <w:r w:rsidR="00E25067">
          <w:rPr>
            <w:rFonts w:ascii="宋体" w:eastAsia="宋体" w:hAnsi="宋体" w:cs="宋体" w:hint="eastAsia"/>
            <w:sz w:val="24"/>
            <w:szCs w:val="24"/>
          </w:rPr>
          <w:t>李永红（系死者李茂川长子）</w:t>
        </w:r>
      </w:ins>
      <w:ins w:id="16" w:author="c65463" w:date="2026-01-24T22:39:00Z" w16du:dateUtc="2026-01-24T14:39:00Z">
        <w:r w:rsidRPr="001F0E83">
          <w:rPr>
            <w:rFonts w:ascii="宋体" w:eastAsia="宋体" w:hAnsi="宋体" w:cs="宋体"/>
            <w:sz w:val="24"/>
            <w:szCs w:val="24"/>
          </w:rPr>
          <w:t>，男，19</w:t>
        </w:r>
      </w:ins>
      <w:ins w:id="17" w:author="c65463" w:date="2026-01-27T18:22:00Z" w16du:dateUtc="2026-01-27T10:22:00Z">
        <w:r w:rsidR="00E25067">
          <w:rPr>
            <w:rFonts w:ascii="宋体" w:eastAsia="宋体" w:hAnsi="宋体" w:cs="宋体" w:hint="eastAsia"/>
            <w:sz w:val="24"/>
            <w:szCs w:val="24"/>
          </w:rPr>
          <w:t>78</w:t>
        </w:r>
      </w:ins>
      <w:ins w:id="18" w:author="c65463" w:date="2026-01-24T22:39:00Z" w16du:dateUtc="2026-01-24T14:39:00Z">
        <w:r w:rsidRPr="001F0E83">
          <w:rPr>
            <w:rFonts w:ascii="宋体" w:eastAsia="宋体" w:hAnsi="宋体" w:cs="宋体"/>
            <w:sz w:val="24"/>
            <w:szCs w:val="24"/>
          </w:rPr>
          <w:t>年11月</w:t>
        </w:r>
      </w:ins>
      <w:ins w:id="19" w:author="c65463" w:date="2026-01-27T18:22:00Z" w16du:dateUtc="2026-01-27T10:22:00Z">
        <w:r w:rsidR="00E25067">
          <w:rPr>
            <w:rFonts w:ascii="宋体" w:eastAsia="宋体" w:hAnsi="宋体" w:cs="宋体" w:hint="eastAsia"/>
            <w:sz w:val="24"/>
            <w:szCs w:val="24"/>
          </w:rPr>
          <w:t>10</w:t>
        </w:r>
      </w:ins>
      <w:ins w:id="20" w:author="c65463" w:date="2026-01-24T22:39:00Z" w16du:dateUtc="2026-01-24T14:39:00Z">
        <w:r w:rsidRPr="001F0E83">
          <w:rPr>
            <w:rFonts w:ascii="宋体" w:eastAsia="宋体" w:hAnsi="宋体" w:cs="宋体"/>
            <w:sz w:val="24"/>
            <w:szCs w:val="24"/>
          </w:rPr>
          <w:t>日</w:t>
        </w:r>
      </w:ins>
      <w:ins w:id="21" w:author="c65463" w:date="2026-01-27T18:24:00Z" w16du:dateUtc="2026-01-27T10:24:00Z">
        <w:r w:rsidR="00E25067">
          <w:rPr>
            <w:rFonts w:ascii="宋体" w:eastAsia="宋体" w:hAnsi="宋体" w:cs="宋体" w:hint="eastAsia"/>
            <w:sz w:val="24"/>
            <w:szCs w:val="24"/>
          </w:rPr>
          <w:t>出</w:t>
        </w:r>
      </w:ins>
      <w:ins w:id="22" w:author="c65463" w:date="2026-01-24T22:39:00Z" w16du:dateUtc="2026-01-24T14:39:00Z">
        <w:r w:rsidRPr="001F0E83">
          <w:rPr>
            <w:rFonts w:ascii="宋体" w:eastAsia="宋体" w:hAnsi="宋体" w:cs="宋体"/>
            <w:sz w:val="24"/>
            <w:szCs w:val="24"/>
          </w:rPr>
          <w:t>生，汉族，武汉市新洲区人，</w:t>
        </w:r>
      </w:ins>
      <w:ins w:id="23" w:author="c65463" w:date="2026-01-27T18:22:00Z" w16du:dateUtc="2026-01-27T10:22:00Z">
        <w:r w:rsidR="00E25067">
          <w:rPr>
            <w:rFonts w:ascii="宋体" w:eastAsia="宋体" w:hAnsi="宋体" w:cs="宋体" w:hint="eastAsia"/>
            <w:sz w:val="24"/>
            <w:szCs w:val="24"/>
          </w:rPr>
          <w:t>现</w:t>
        </w:r>
      </w:ins>
      <w:ins w:id="24" w:author="c65463" w:date="2026-01-24T22:39:00Z" w16du:dateUtc="2026-01-24T14:39:00Z">
        <w:r w:rsidRPr="001F0E83">
          <w:rPr>
            <w:rFonts w:ascii="宋体" w:eastAsia="宋体" w:hAnsi="宋体" w:cs="宋体"/>
            <w:sz w:val="24"/>
            <w:szCs w:val="24"/>
          </w:rPr>
          <w:t>住武汉市新洲区旧街街三河口村李家西湾七组，公民身份号码：42012</w:t>
        </w:r>
      </w:ins>
      <w:ins w:id="25" w:author="c65463" w:date="2026-01-27T18:23:00Z" w16du:dateUtc="2026-01-27T10:23:00Z">
        <w:r w:rsidR="00E25067">
          <w:rPr>
            <w:rFonts w:ascii="宋体" w:eastAsia="宋体" w:hAnsi="宋体" w:cs="宋体" w:hint="eastAsia"/>
            <w:sz w:val="24"/>
            <w:szCs w:val="24"/>
          </w:rPr>
          <w:t>4197811101611</w:t>
        </w:r>
      </w:ins>
      <w:ins w:id="26" w:author="c65463" w:date="2026-01-24T22:39:00Z" w16du:dateUtc="2026-01-24T14:39:00Z">
        <w:r w:rsidRPr="001F0E83">
          <w:rPr>
            <w:rFonts w:ascii="宋体" w:eastAsia="宋体" w:hAnsi="宋体" w:cs="宋体"/>
            <w:sz w:val="24"/>
            <w:szCs w:val="24"/>
          </w:rPr>
          <w:t>，联系电话：13907171581。</w:t>
        </w:r>
      </w:ins>
    </w:p>
    <w:p w14:paraId="673369EB" w14:textId="4908CAEE" w:rsidR="00E25067" w:rsidRPr="00903165" w:rsidRDefault="00E25067" w:rsidP="00E25067">
      <w:pPr>
        <w:widowControl/>
        <w:spacing w:before="100" w:beforeAutospacing="1" w:after="100" w:afterAutospacing="1"/>
        <w:ind w:firstLineChars="200" w:firstLine="480"/>
        <w:outlineLvl w:val="1"/>
        <w:rPr>
          <w:rFonts w:ascii="宋体" w:eastAsia="宋体" w:hAnsi="宋体" w:cs="宋体" w:hint="eastAsia"/>
          <w:sz w:val="24"/>
          <w:szCs w:val="24"/>
          <w:rPrChange w:id="27" w:author="c65463" w:date="2026-01-24T22:39:00Z" w16du:dateUtc="2026-01-24T14:39:00Z">
            <w:rPr>
              <w:rFonts w:ascii="宋体" w:eastAsia="宋体" w:hAnsi="宋体" w:cs="宋体"/>
              <w:b/>
              <w:bCs/>
              <w:sz w:val="36"/>
              <w:szCs w:val="36"/>
            </w:rPr>
          </w:rPrChange>
        </w:rPr>
        <w:pPrChange w:id="28" w:author="c65463" w:date="2026-01-27T18:21:00Z" w16du:dateUtc="2026-01-27T10:21:00Z">
          <w:pPr>
            <w:widowControl/>
            <w:spacing w:before="100" w:beforeAutospacing="1" w:after="100" w:afterAutospacing="1"/>
            <w:ind w:firstLineChars="200" w:firstLine="480"/>
            <w:jc w:val="left"/>
            <w:outlineLvl w:val="1"/>
          </w:pPr>
        </w:pPrChange>
      </w:pPr>
      <w:ins w:id="29" w:author="c65463" w:date="2026-01-27T18:23:00Z" w16du:dateUtc="2026-01-27T10:23:00Z">
        <w:r>
          <w:rPr>
            <w:rFonts w:ascii="宋体" w:eastAsia="宋体" w:hAnsi="宋体" w:cs="宋体" w:hint="eastAsia"/>
            <w:sz w:val="24"/>
            <w:szCs w:val="24"/>
          </w:rPr>
          <w:t>原告：李军红（系死者</w:t>
        </w:r>
      </w:ins>
      <w:ins w:id="30" w:author="c65463" w:date="2026-01-27T18:24:00Z" w16du:dateUtc="2026-01-27T10:24:00Z">
        <w:r>
          <w:rPr>
            <w:rFonts w:ascii="宋体" w:eastAsia="宋体" w:hAnsi="宋体" w:cs="宋体" w:hint="eastAsia"/>
            <w:sz w:val="24"/>
            <w:szCs w:val="24"/>
          </w:rPr>
          <w:t>李茂川次子），男，1982年3月9日出生，汉族，武汉市新洲区人，</w:t>
        </w:r>
        <w:r>
          <w:rPr>
            <w:rFonts w:ascii="宋体" w:eastAsia="宋体" w:hAnsi="宋体" w:cs="宋体" w:hint="eastAsia"/>
            <w:sz w:val="24"/>
            <w:szCs w:val="24"/>
          </w:rPr>
          <w:t>现</w:t>
        </w:r>
        <w:r w:rsidRPr="001F0E83">
          <w:rPr>
            <w:rFonts w:ascii="宋体" w:eastAsia="宋体" w:hAnsi="宋体" w:cs="宋体"/>
            <w:sz w:val="24"/>
            <w:szCs w:val="24"/>
          </w:rPr>
          <w:t>住武汉市新洲区旧街街三河口村李家西湾七组，公民身份号码：</w:t>
        </w:r>
        <w:r>
          <w:rPr>
            <w:rFonts w:ascii="宋体" w:eastAsia="宋体" w:hAnsi="宋体" w:cs="宋体" w:hint="eastAsia"/>
            <w:sz w:val="24"/>
            <w:szCs w:val="24"/>
          </w:rPr>
          <w:t>42012419820309</w:t>
        </w:r>
      </w:ins>
      <w:ins w:id="31" w:author="c65463" w:date="2026-01-27T18:25:00Z" w16du:dateUtc="2026-01-27T10:25:00Z">
        <w:r>
          <w:rPr>
            <w:rFonts w:ascii="宋体" w:eastAsia="宋体" w:hAnsi="宋体" w:cs="宋体" w:hint="eastAsia"/>
            <w:sz w:val="24"/>
            <w:szCs w:val="24"/>
          </w:rPr>
          <w:t>1610，联系电话：15927143537。</w:t>
        </w:r>
      </w:ins>
    </w:p>
    <w:p w14:paraId="3070D5CD" w14:textId="1F63BABD" w:rsidR="001F0E83" w:rsidRPr="001F0E83" w:rsidRDefault="001F0E83" w:rsidP="001F0E83">
      <w:pPr>
        <w:widowControl/>
        <w:spacing w:before="100" w:beforeAutospacing="1" w:after="100" w:afterAutospacing="1"/>
        <w:ind w:firstLineChars="200" w:firstLine="480"/>
        <w:jc w:val="left"/>
        <w:outlineLvl w:val="1"/>
        <w:rPr>
          <w:rFonts w:ascii="宋体" w:eastAsia="宋体" w:hAnsi="宋体" w:cs="宋体"/>
          <w:b/>
          <w:bCs/>
          <w:sz w:val="36"/>
          <w:szCs w:val="36"/>
        </w:rPr>
      </w:pPr>
      <w:r w:rsidRPr="001F0E83">
        <w:rPr>
          <w:rFonts w:ascii="宋体" w:eastAsia="宋体" w:hAnsi="宋体" w:cs="宋体" w:hint="eastAsia"/>
          <w:sz w:val="24"/>
          <w:szCs w:val="24"/>
        </w:rPr>
        <w:t>被告：</w:t>
      </w:r>
      <w:r w:rsidRPr="001F0E83">
        <w:rPr>
          <w:rFonts w:ascii="宋体" w:eastAsia="宋体" w:hAnsi="宋体" w:cs="宋体"/>
          <w:sz w:val="24"/>
          <w:szCs w:val="24"/>
        </w:rPr>
        <w:t>戴惠敏，女，1988年12月10日生，汉族，武汉市新洲区人，住武汉市新洲区旧街街刘畈村分香树9号，公民身份号码：421181198812103988，联系电话：18971208239。</w:t>
      </w:r>
    </w:p>
    <w:p w14:paraId="73C6E36D" w14:textId="6B24F052" w:rsidR="001F0E83" w:rsidRPr="001F0E83" w:rsidRDefault="001F0E83" w:rsidP="001F0E83">
      <w:pPr>
        <w:widowControl/>
        <w:spacing w:before="100" w:beforeAutospacing="1" w:after="100" w:afterAutospacing="1"/>
        <w:ind w:firstLineChars="200" w:firstLine="480"/>
        <w:jc w:val="left"/>
        <w:rPr>
          <w:rFonts w:ascii="宋体" w:eastAsia="宋体" w:hAnsi="宋体" w:cs="宋体"/>
          <w:sz w:val="24"/>
          <w:szCs w:val="24"/>
        </w:rPr>
      </w:pPr>
      <w:r>
        <w:rPr>
          <w:rFonts w:ascii="宋体" w:eastAsia="宋体" w:hAnsi="宋体" w:cs="宋体" w:hint="eastAsia"/>
          <w:sz w:val="24"/>
          <w:szCs w:val="24"/>
        </w:rPr>
        <w:t>被告：</w:t>
      </w:r>
      <w:r w:rsidRPr="001F0E83">
        <w:rPr>
          <w:rFonts w:ascii="宋体" w:eastAsia="宋体" w:hAnsi="宋体" w:cs="宋体"/>
          <w:sz w:val="24"/>
          <w:szCs w:val="24"/>
        </w:rPr>
        <w:t>杜全红，男，1976年3月23日生（身份证号对应修正），汉族，武汉市新洲区人，住武汉市新洲区旧街街刘畈村分香树9号，公民身份号码：420124197603231614，联系电话：18971208239。</w:t>
      </w:r>
    </w:p>
    <w:p w14:paraId="300FB127" w14:textId="3C2B39F2" w:rsidR="001F0E83" w:rsidRPr="001F0E83" w:rsidRDefault="001F0E83" w:rsidP="001F0E83">
      <w:pPr>
        <w:widowControl/>
        <w:spacing w:before="100" w:beforeAutospacing="1" w:after="100" w:afterAutospacing="1"/>
        <w:ind w:firstLineChars="200" w:firstLine="480"/>
        <w:jc w:val="left"/>
        <w:rPr>
          <w:rFonts w:ascii="宋体" w:eastAsia="宋体" w:hAnsi="宋体" w:cs="宋体"/>
          <w:sz w:val="24"/>
          <w:szCs w:val="24"/>
        </w:rPr>
      </w:pPr>
      <w:r>
        <w:rPr>
          <w:rFonts w:ascii="宋体" w:eastAsia="宋体" w:hAnsi="宋体" w:cs="宋体" w:hint="eastAsia"/>
          <w:sz w:val="24"/>
          <w:szCs w:val="24"/>
        </w:rPr>
        <w:t>被告：</w:t>
      </w:r>
      <w:r w:rsidRPr="001F0E83">
        <w:rPr>
          <w:rFonts w:ascii="宋体" w:eastAsia="宋体" w:hAnsi="宋体" w:cs="宋体"/>
          <w:sz w:val="24"/>
          <w:szCs w:val="24"/>
        </w:rPr>
        <w:t>中国人民财产保险股份有限公司武汉市分公司，住所地：湖北省武汉市汉阳区汉阳大道408号万科未来中心T2写字楼第34层、38-41层、42层01-07室，统一社会信用代码：914201007551344883。负责人：刘洋，该公司经理。</w:t>
      </w:r>
    </w:p>
    <w:p w14:paraId="650BF603" w14:textId="77777777" w:rsidR="001F0E83" w:rsidRPr="001F0E83" w:rsidRDefault="001F0E83" w:rsidP="007F7692">
      <w:pPr>
        <w:widowControl/>
        <w:spacing w:before="100" w:beforeAutospacing="1" w:after="100" w:afterAutospacing="1"/>
        <w:jc w:val="center"/>
        <w:outlineLvl w:val="1"/>
        <w:rPr>
          <w:rFonts w:ascii="宋体" w:eastAsia="宋体" w:hAnsi="宋体" w:cs="宋体"/>
          <w:b/>
          <w:bCs/>
          <w:sz w:val="36"/>
          <w:szCs w:val="36"/>
        </w:rPr>
      </w:pPr>
      <w:r w:rsidRPr="001F0E83">
        <w:rPr>
          <w:rFonts w:ascii="宋体" w:eastAsia="宋体" w:hAnsi="宋体" w:cs="宋体"/>
          <w:b/>
          <w:bCs/>
          <w:sz w:val="36"/>
          <w:szCs w:val="36"/>
        </w:rPr>
        <w:t>诉讼请求</w:t>
      </w:r>
    </w:p>
    <w:p w14:paraId="16E9D0EC" w14:textId="77777777" w:rsidR="001F0E83" w:rsidRPr="001F0E83" w:rsidRDefault="001F0E83" w:rsidP="001F0E83">
      <w:pPr>
        <w:widowControl/>
        <w:numPr>
          <w:ilvl w:val="0"/>
          <w:numId w:val="12"/>
        </w:numPr>
        <w:spacing w:before="100" w:beforeAutospacing="1" w:after="100" w:afterAutospacing="1"/>
        <w:jc w:val="left"/>
        <w:rPr>
          <w:rFonts w:ascii="宋体" w:eastAsia="宋体" w:hAnsi="宋体" w:cs="宋体"/>
          <w:sz w:val="24"/>
          <w:szCs w:val="24"/>
        </w:rPr>
      </w:pPr>
      <w:r w:rsidRPr="001F0E83">
        <w:rPr>
          <w:rFonts w:ascii="宋体" w:eastAsia="宋体" w:hAnsi="宋体" w:cs="宋体"/>
          <w:sz w:val="24"/>
          <w:szCs w:val="24"/>
        </w:rPr>
        <w:t>请求判令被告戴惠敏、杜全红共同赔偿原告经济损失暂计431929元（医疗费、已产生的护理费待补充，后期治疗费待实际发生后据实主张）；</w:t>
      </w:r>
    </w:p>
    <w:p w14:paraId="23009C91" w14:textId="77777777" w:rsidR="001F0E83" w:rsidRPr="001F0E83" w:rsidRDefault="001F0E83" w:rsidP="001F0E83">
      <w:pPr>
        <w:widowControl/>
        <w:numPr>
          <w:ilvl w:val="0"/>
          <w:numId w:val="12"/>
        </w:numPr>
        <w:spacing w:before="100" w:beforeAutospacing="1" w:after="100" w:afterAutospacing="1"/>
        <w:jc w:val="left"/>
        <w:rPr>
          <w:rFonts w:ascii="宋体" w:eastAsia="宋体" w:hAnsi="宋体" w:cs="宋体"/>
          <w:sz w:val="24"/>
          <w:szCs w:val="24"/>
        </w:rPr>
      </w:pPr>
      <w:r w:rsidRPr="001F0E83">
        <w:rPr>
          <w:rFonts w:ascii="宋体" w:eastAsia="宋体" w:hAnsi="宋体" w:cs="宋体"/>
          <w:sz w:val="24"/>
          <w:szCs w:val="24"/>
        </w:rPr>
        <w:t>请求判令中国人民财产保险股份有限公司武汉市分公司在保险责任限额内对上述款项承担保险赔付责任；</w:t>
      </w:r>
    </w:p>
    <w:p w14:paraId="69832E4E" w14:textId="77777777" w:rsidR="001F0E83" w:rsidRPr="001F0E83" w:rsidRDefault="001F0E83" w:rsidP="001F0E83">
      <w:pPr>
        <w:widowControl/>
        <w:numPr>
          <w:ilvl w:val="0"/>
          <w:numId w:val="12"/>
        </w:numPr>
        <w:spacing w:before="100" w:beforeAutospacing="1" w:after="100" w:afterAutospacing="1"/>
        <w:jc w:val="left"/>
        <w:rPr>
          <w:rFonts w:ascii="宋体" w:eastAsia="宋体" w:hAnsi="宋体" w:cs="宋体"/>
          <w:sz w:val="24"/>
          <w:szCs w:val="24"/>
        </w:rPr>
      </w:pPr>
      <w:r w:rsidRPr="001F0E83">
        <w:rPr>
          <w:rFonts w:ascii="宋体" w:eastAsia="宋体" w:hAnsi="宋体" w:cs="宋体"/>
          <w:sz w:val="24"/>
          <w:szCs w:val="24"/>
        </w:rPr>
        <w:t>本案诉讼费由被告承担。</w:t>
      </w:r>
    </w:p>
    <w:p w14:paraId="6894590D" w14:textId="77777777" w:rsidR="001F0E83" w:rsidRPr="001F0E83" w:rsidRDefault="001F0E83" w:rsidP="007F7692">
      <w:pPr>
        <w:widowControl/>
        <w:spacing w:before="100" w:beforeAutospacing="1" w:after="100" w:afterAutospacing="1"/>
        <w:jc w:val="center"/>
        <w:outlineLvl w:val="1"/>
        <w:rPr>
          <w:rFonts w:ascii="宋体" w:eastAsia="宋体" w:hAnsi="宋体" w:cs="宋体"/>
          <w:b/>
          <w:bCs/>
          <w:sz w:val="36"/>
          <w:szCs w:val="36"/>
        </w:rPr>
      </w:pPr>
      <w:r w:rsidRPr="001F0E83">
        <w:rPr>
          <w:rFonts w:ascii="宋体" w:eastAsia="宋体" w:hAnsi="宋体" w:cs="宋体"/>
          <w:b/>
          <w:bCs/>
          <w:sz w:val="36"/>
          <w:szCs w:val="36"/>
        </w:rPr>
        <w:t>事实与理由</w:t>
      </w:r>
    </w:p>
    <w:p w14:paraId="7B44A7CB" w14:textId="1793130F" w:rsidR="001F0E83" w:rsidRPr="001F0E83" w:rsidRDefault="001F0E83" w:rsidP="00613189">
      <w:pPr>
        <w:widowControl/>
        <w:spacing w:line="276" w:lineRule="auto"/>
        <w:ind w:firstLineChars="200" w:firstLine="480"/>
        <w:rPr>
          <w:rFonts w:ascii="宋体" w:eastAsia="宋体" w:hAnsi="宋体" w:cs="宋体"/>
          <w:sz w:val="24"/>
          <w:szCs w:val="24"/>
        </w:rPr>
      </w:pPr>
      <w:r w:rsidRPr="001F0E83">
        <w:rPr>
          <w:rFonts w:ascii="宋体" w:eastAsia="宋体" w:hAnsi="宋体" w:cs="宋体"/>
          <w:sz w:val="24"/>
          <w:szCs w:val="24"/>
        </w:rPr>
        <w:t>2024年1月5日15时8分许，被告戴惠敏驾驶鄂W3A586小型汽车（车辆所有人为被告杜全红），在新道线新洲区旧街街后湖湾路段与行人原告李茂川发生碰撞，造成李茂川受伤及车辆受损的交通事故。该事故经武汉市公安局新洲区分局交通大队作出第420117590000330677号《道路交通事故认定书》</w:t>
      </w:r>
      <w:r w:rsidR="00117291">
        <w:rPr>
          <w:rFonts w:ascii="宋体" w:eastAsia="宋体" w:hAnsi="宋体" w:cs="宋体" w:hint="eastAsia"/>
          <w:sz w:val="24"/>
          <w:szCs w:val="24"/>
        </w:rPr>
        <w:t>：</w:t>
      </w:r>
      <w:r w:rsidRPr="00117291">
        <w:rPr>
          <w:rFonts w:ascii="宋体" w:eastAsia="宋体" w:hAnsi="宋体" w:cs="宋体"/>
          <w:b/>
          <w:bCs/>
          <w:sz w:val="24"/>
          <w:szCs w:val="24"/>
        </w:rPr>
        <w:t>认定被告戴惠敏承担此事故的全部责任，原告李茂川无责任</w:t>
      </w:r>
      <w:r w:rsidRPr="001F0E83">
        <w:rPr>
          <w:rFonts w:ascii="宋体" w:eastAsia="宋体" w:hAnsi="宋体" w:cs="宋体"/>
          <w:sz w:val="24"/>
          <w:szCs w:val="24"/>
        </w:rPr>
        <w:t>。</w:t>
      </w:r>
    </w:p>
    <w:p w14:paraId="140954E0" w14:textId="0A913E22" w:rsidR="001F0E83" w:rsidRPr="001F0E83" w:rsidRDefault="00096921" w:rsidP="00613189">
      <w:pPr>
        <w:widowControl/>
        <w:spacing w:before="240" w:line="276" w:lineRule="auto"/>
        <w:ind w:firstLineChars="200" w:firstLine="480"/>
        <w:rPr>
          <w:rFonts w:ascii="宋体" w:eastAsia="宋体" w:hAnsi="宋体" w:cs="宋体"/>
          <w:sz w:val="24"/>
          <w:szCs w:val="24"/>
        </w:rPr>
      </w:pPr>
      <w:r w:rsidRPr="00096921">
        <w:rPr>
          <w:rFonts w:ascii="宋体" w:eastAsia="宋体" w:hAnsi="宋体" w:cs="宋体"/>
          <w:sz w:val="24"/>
          <w:szCs w:val="24"/>
        </w:rPr>
        <w:lastRenderedPageBreak/>
        <w:t>事故发生后，受害人李茂川因伤势极重，先后在武汉刘三屋中医骨伤医院、华中科技大学同济医学院附属同济医院、武汉市新洲区骨伤专科医院、武汉市新洲区中医医院累计</w:t>
      </w:r>
      <w:r w:rsidRPr="00613189">
        <w:rPr>
          <w:rFonts w:ascii="宋体" w:eastAsia="宋体" w:hAnsi="宋体" w:cs="宋体"/>
          <w:b/>
          <w:bCs/>
          <w:sz w:val="24"/>
          <w:szCs w:val="24"/>
        </w:rPr>
        <w:t>住院11次，住院天数</w:t>
      </w:r>
      <w:r w:rsidRPr="00204F25">
        <w:rPr>
          <w:rFonts w:ascii="宋体" w:eastAsia="宋体" w:hAnsi="宋体" w:cs="宋体"/>
          <w:b/>
          <w:bCs/>
          <w:sz w:val="24"/>
          <w:szCs w:val="24"/>
          <w:highlight w:val="yellow"/>
          <w:rPrChange w:id="32" w:author="c65463" w:date="2026-01-23T16:35:00Z" w16du:dateUtc="2026-01-23T08:35:00Z">
            <w:rPr>
              <w:rFonts w:ascii="宋体" w:eastAsia="宋体" w:hAnsi="宋体" w:cs="宋体"/>
              <w:b/>
              <w:bCs/>
              <w:sz w:val="24"/>
              <w:szCs w:val="24"/>
            </w:rPr>
          </w:rPrChange>
        </w:rPr>
        <w:t>共计317天</w:t>
      </w:r>
      <w:r w:rsidRPr="00096921">
        <w:rPr>
          <w:rFonts w:ascii="宋体" w:eastAsia="宋体" w:hAnsi="宋体" w:cs="宋体"/>
          <w:sz w:val="24"/>
          <w:szCs w:val="24"/>
        </w:rPr>
        <w:t>。受害人最初被诊断为硬膜下血肿、脑挫伤、左胫骨平台骨折。2024年4月1日在同济医院行“全麻下硬脑膜下钻孔引流术”。因严重脑外伤导致平衡机能丧失，受害人在康复训练期间多次发生继发性跌倒，造成左股骨粗隆间骨折、胸椎骨折等系列严重并发症。</w:t>
      </w:r>
      <w:ins w:id="33" w:author="c65463" w:date="2026-01-23T16:35:00Z" w16du:dateUtc="2026-01-23T08:35:00Z">
        <w:r w:rsidR="00204F25">
          <w:rPr>
            <w:rFonts w:ascii="宋体" w:eastAsia="宋体" w:hAnsi="宋体" w:cs="宋体" w:hint="eastAsia"/>
            <w:sz w:val="24"/>
            <w:szCs w:val="24"/>
          </w:rPr>
          <w:t>至最后一次从武汉市新洲区中医医院转院至武汉</w:t>
        </w:r>
      </w:ins>
      <w:ins w:id="34" w:author="c65463" w:date="2026-01-23T16:36:00Z" w16du:dateUtc="2026-01-23T08:36:00Z">
        <w:r w:rsidR="00204F25">
          <w:rPr>
            <w:rFonts w:ascii="宋体" w:eastAsia="宋体" w:hAnsi="宋体" w:cs="宋体" w:hint="eastAsia"/>
            <w:sz w:val="24"/>
            <w:szCs w:val="24"/>
          </w:rPr>
          <w:t>德顺康医院疗养时，李茂川实际上已处于四肢瘫痪的植物人状态。</w:t>
        </w:r>
      </w:ins>
    </w:p>
    <w:p w14:paraId="4509E061" w14:textId="3883A7CF" w:rsidR="001F0E83" w:rsidRPr="001F0E83" w:rsidRDefault="001F0E83" w:rsidP="00096921">
      <w:pPr>
        <w:widowControl/>
        <w:spacing w:line="276" w:lineRule="auto"/>
        <w:ind w:firstLineChars="200" w:firstLine="480"/>
        <w:rPr>
          <w:rFonts w:ascii="宋体" w:eastAsia="宋体" w:hAnsi="宋体" w:cs="宋体"/>
          <w:sz w:val="24"/>
          <w:szCs w:val="24"/>
        </w:rPr>
      </w:pPr>
      <w:r w:rsidRPr="001F0E83">
        <w:rPr>
          <w:rFonts w:ascii="宋体" w:eastAsia="宋体" w:hAnsi="宋体" w:cs="宋体"/>
          <w:sz w:val="24"/>
          <w:szCs w:val="24"/>
        </w:rPr>
        <w:t>为明确损伤程度及赔偿依据，</w:t>
      </w:r>
      <w:del w:id="35" w:author="c65463" w:date="2026-01-23T16:37:00Z" w16du:dateUtc="2026-01-23T08:37:00Z">
        <w:r w:rsidRPr="001F0E83" w:rsidDel="00204F25">
          <w:rPr>
            <w:rFonts w:ascii="宋体" w:eastAsia="宋体" w:hAnsi="宋体" w:cs="宋体"/>
            <w:sz w:val="24"/>
            <w:szCs w:val="24"/>
          </w:rPr>
          <w:delText>原告之子</w:delText>
        </w:r>
      </w:del>
      <w:r w:rsidRPr="001F0E83">
        <w:rPr>
          <w:rFonts w:ascii="宋体" w:eastAsia="宋体" w:hAnsi="宋体" w:cs="宋体"/>
          <w:sz w:val="24"/>
          <w:szCs w:val="24"/>
        </w:rPr>
        <w:t>李永红于2025年10月26日委托武汉福田爱民司法鉴定中心</w:t>
      </w:r>
      <w:ins w:id="36" w:author="c65463" w:date="2026-01-23T16:37:00Z" w16du:dateUtc="2026-01-23T08:37:00Z">
        <w:r w:rsidR="00204F25">
          <w:rPr>
            <w:rFonts w:ascii="宋体" w:eastAsia="宋体" w:hAnsi="宋体" w:cs="宋体" w:hint="eastAsia"/>
            <w:sz w:val="24"/>
            <w:szCs w:val="24"/>
          </w:rPr>
          <w:t>到武汉德顺康医院病床上</w:t>
        </w:r>
      </w:ins>
      <w:r w:rsidRPr="001F0E83">
        <w:rPr>
          <w:rFonts w:ascii="宋体" w:eastAsia="宋体" w:hAnsi="宋体" w:cs="宋体" w:hint="eastAsia"/>
          <w:sz w:val="24"/>
          <w:szCs w:val="24"/>
        </w:rPr>
        <w:t>对</w:t>
      </w:r>
      <w:ins w:id="37" w:author="c65463" w:date="2026-01-23T16:37:00Z" w16du:dateUtc="2026-01-23T08:37:00Z">
        <w:r w:rsidR="00204F25">
          <w:rPr>
            <w:rFonts w:ascii="宋体" w:eastAsia="宋体" w:hAnsi="宋体" w:cs="宋体" w:hint="eastAsia"/>
            <w:sz w:val="24"/>
            <w:szCs w:val="24"/>
          </w:rPr>
          <w:t>李茂川的</w:t>
        </w:r>
      </w:ins>
      <w:del w:id="38" w:author="c65463" w:date="2026-01-23T16:37:00Z" w16du:dateUtc="2026-01-23T08:37:00Z">
        <w:r w:rsidRPr="001F0E83" w:rsidDel="00204F25">
          <w:rPr>
            <w:rFonts w:ascii="宋体" w:eastAsia="宋体" w:hAnsi="宋体" w:cs="宋体"/>
            <w:sz w:val="24"/>
            <w:szCs w:val="24"/>
          </w:rPr>
          <w:delText>原告</w:delText>
        </w:r>
      </w:del>
      <w:r w:rsidRPr="001F0E83">
        <w:rPr>
          <w:rFonts w:ascii="宋体" w:eastAsia="宋体" w:hAnsi="宋体" w:cs="宋体"/>
          <w:sz w:val="24"/>
          <w:szCs w:val="24"/>
        </w:rPr>
        <w:t>伤情进行鉴定。该中心于2025年12月8日出具“武福爱【2025】临鉴字第5759号”《司法鉴定意见书》，鉴定意见为：</w:t>
      </w:r>
    </w:p>
    <w:p w14:paraId="26F1BC43" w14:textId="77777777" w:rsidR="001F0E83" w:rsidRPr="001F0E83" w:rsidRDefault="001F0E83">
      <w:pPr>
        <w:widowControl/>
        <w:numPr>
          <w:ilvl w:val="0"/>
          <w:numId w:val="15"/>
        </w:numPr>
        <w:spacing w:after="100" w:afterAutospacing="1" w:line="276" w:lineRule="auto"/>
        <w:ind w:leftChars="189" w:left="850" w:hangingChars="118" w:hanging="283"/>
        <w:rPr>
          <w:rFonts w:ascii="宋体" w:eastAsia="宋体" w:hAnsi="宋体" w:cs="宋体"/>
          <w:sz w:val="24"/>
          <w:szCs w:val="24"/>
        </w:rPr>
        <w:pPrChange w:id="39" w:author="c65463" w:date="2026-01-23T16:39:00Z" w16du:dateUtc="2026-01-23T08:39:00Z">
          <w:pPr>
            <w:widowControl/>
            <w:numPr>
              <w:numId w:val="15"/>
            </w:numPr>
            <w:tabs>
              <w:tab w:val="num" w:pos="720"/>
            </w:tabs>
            <w:spacing w:before="100" w:beforeAutospacing="1" w:after="100" w:afterAutospacing="1" w:line="276" w:lineRule="auto"/>
            <w:ind w:leftChars="189" w:left="850" w:hangingChars="118" w:hanging="283"/>
          </w:pPr>
        </w:pPrChange>
      </w:pPr>
      <w:r w:rsidRPr="001F0E83">
        <w:rPr>
          <w:rFonts w:ascii="宋体" w:eastAsia="宋体" w:hAnsi="宋体" w:cs="宋体"/>
          <w:sz w:val="24"/>
          <w:szCs w:val="24"/>
        </w:rPr>
        <w:t>被鉴定人李茂川颅脑损伤后遗留四肢瘫构成一级伤残，建议交通事故外伤参与度为50%；</w:t>
      </w:r>
    </w:p>
    <w:p w14:paraId="22D013B5" w14:textId="77777777" w:rsidR="001F0E83" w:rsidRPr="001F0E83" w:rsidRDefault="001F0E83" w:rsidP="00096921">
      <w:pPr>
        <w:widowControl/>
        <w:numPr>
          <w:ilvl w:val="0"/>
          <w:numId w:val="15"/>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后续诊疗项目为排便排尿护理用品（如尿垫、纸尿裤、开塞露、湿纸巾、一次性手套等）、胫骨内固定物取出术及活动训练、预防并发症治疗；</w:t>
      </w:r>
    </w:p>
    <w:p w14:paraId="38052C9F" w14:textId="77777777" w:rsidR="00DB3DB3" w:rsidRDefault="001F0E83">
      <w:pPr>
        <w:widowControl/>
        <w:numPr>
          <w:ilvl w:val="0"/>
          <w:numId w:val="15"/>
        </w:numPr>
        <w:spacing w:before="100" w:beforeAutospacing="1" w:line="276" w:lineRule="auto"/>
        <w:ind w:leftChars="189" w:left="850" w:hangingChars="118" w:hanging="283"/>
        <w:rPr>
          <w:rFonts w:ascii="宋体" w:eastAsia="宋体" w:hAnsi="宋体" w:cs="宋体"/>
          <w:sz w:val="24"/>
          <w:szCs w:val="24"/>
        </w:rPr>
        <w:pPrChange w:id="40" w:author="c65463" w:date="2026-01-23T16:39:00Z" w16du:dateUtc="2026-01-23T08:39:00Z">
          <w:pPr>
            <w:widowControl/>
            <w:numPr>
              <w:numId w:val="15"/>
            </w:numPr>
            <w:tabs>
              <w:tab w:val="num" w:pos="720"/>
            </w:tabs>
            <w:spacing w:before="100" w:beforeAutospacing="1" w:after="100" w:afterAutospacing="1" w:line="276" w:lineRule="auto"/>
            <w:ind w:leftChars="189" w:left="850" w:hangingChars="118" w:hanging="283"/>
          </w:pPr>
        </w:pPrChange>
      </w:pPr>
      <w:r w:rsidRPr="001F0E83">
        <w:rPr>
          <w:rFonts w:ascii="宋体" w:eastAsia="宋体" w:hAnsi="宋体" w:cs="宋体"/>
          <w:sz w:val="24"/>
          <w:szCs w:val="24"/>
        </w:rPr>
        <w:t>自受伤之日起，误工期、护理期、营养期均为24个月，为完全护理依赖。</w:t>
      </w:r>
    </w:p>
    <w:p w14:paraId="2390D787" w14:textId="3897F0FF" w:rsidR="001F0E83" w:rsidDel="00204F25" w:rsidRDefault="001F0E83">
      <w:pPr>
        <w:widowControl/>
        <w:spacing w:after="240" w:line="276" w:lineRule="auto"/>
        <w:ind w:firstLineChars="200" w:firstLine="480"/>
        <w:rPr>
          <w:del w:id="41" w:author="c65463" w:date="2026-01-23T16:39:00Z" w16du:dateUtc="2026-01-23T08:39:00Z"/>
          <w:rFonts w:ascii="宋体" w:eastAsia="宋体" w:hAnsi="宋体" w:cs="宋体"/>
          <w:sz w:val="24"/>
          <w:szCs w:val="24"/>
        </w:rPr>
        <w:pPrChange w:id="42" w:author="c65463" w:date="2026-01-23T16:39:00Z" w16du:dateUtc="2026-01-23T08:39:00Z">
          <w:pPr>
            <w:widowControl/>
            <w:spacing w:line="276" w:lineRule="auto"/>
            <w:ind w:firstLineChars="200" w:firstLine="480"/>
          </w:pPr>
        </w:pPrChange>
      </w:pPr>
      <w:r w:rsidRPr="00DB3DB3">
        <w:rPr>
          <w:rFonts w:ascii="宋体" w:eastAsia="宋体" w:hAnsi="宋体" w:cs="宋体"/>
          <w:sz w:val="24"/>
          <w:szCs w:val="24"/>
        </w:rPr>
        <w:t>本次鉴定产生鉴定费2280元。</w:t>
      </w:r>
    </w:p>
    <w:p w14:paraId="36B3CF02" w14:textId="77777777" w:rsidR="00DB3DB3" w:rsidRPr="00DB3DB3" w:rsidRDefault="00DB3DB3">
      <w:pPr>
        <w:widowControl/>
        <w:spacing w:after="240" w:line="276" w:lineRule="auto"/>
        <w:ind w:firstLineChars="200" w:firstLine="480"/>
        <w:rPr>
          <w:rFonts w:ascii="宋体" w:eastAsia="宋体" w:hAnsi="宋体" w:cs="宋体"/>
          <w:sz w:val="24"/>
          <w:szCs w:val="24"/>
        </w:rPr>
        <w:pPrChange w:id="43" w:author="c65463" w:date="2026-01-23T16:39:00Z" w16du:dateUtc="2026-01-23T08:39:00Z">
          <w:pPr>
            <w:widowControl/>
            <w:spacing w:line="276" w:lineRule="auto"/>
            <w:ind w:firstLineChars="200" w:firstLine="480"/>
          </w:pPr>
        </w:pPrChange>
      </w:pPr>
    </w:p>
    <w:p w14:paraId="06A9288B" w14:textId="69E3805B" w:rsidR="001F0E83" w:rsidRPr="001F0E83" w:rsidRDefault="001F0E83" w:rsidP="00096921">
      <w:pPr>
        <w:widowControl/>
        <w:spacing w:line="276" w:lineRule="auto"/>
        <w:ind w:firstLineChars="200" w:firstLine="480"/>
        <w:rPr>
          <w:rFonts w:ascii="宋体" w:eastAsia="宋体" w:hAnsi="宋体" w:cs="宋体"/>
          <w:sz w:val="24"/>
          <w:szCs w:val="24"/>
        </w:rPr>
      </w:pPr>
      <w:r w:rsidRPr="001F0E83">
        <w:rPr>
          <w:rFonts w:ascii="宋体" w:eastAsia="宋体" w:hAnsi="宋体" w:cs="宋体"/>
          <w:sz w:val="24"/>
          <w:szCs w:val="24"/>
        </w:rPr>
        <w:t>为明确后续康复辅助器具费用，原告李永红委托武汉艾克瑟伦特咨询有限公司进行评估，该公司出具EXCELLENCE（2025）第12-15-1《评估意见书》，确定康复辅助器具配置方案及相关费用如下：</w:t>
      </w:r>
    </w:p>
    <w:p w14:paraId="22850F73" w14:textId="77777777" w:rsidR="001F0E83" w:rsidRPr="001F0E83" w:rsidRDefault="001F0E83">
      <w:pPr>
        <w:widowControl/>
        <w:numPr>
          <w:ilvl w:val="0"/>
          <w:numId w:val="18"/>
        </w:numPr>
        <w:spacing w:after="100" w:afterAutospacing="1" w:line="276" w:lineRule="auto"/>
        <w:ind w:leftChars="189" w:left="850" w:hangingChars="118" w:hanging="283"/>
        <w:rPr>
          <w:rFonts w:ascii="宋体" w:eastAsia="宋体" w:hAnsi="宋体" w:cs="宋体"/>
          <w:sz w:val="24"/>
          <w:szCs w:val="24"/>
        </w:rPr>
        <w:pPrChange w:id="44" w:author="c65463" w:date="2026-01-23T16:39:00Z" w16du:dateUtc="2026-01-23T08:39:00Z">
          <w:pPr>
            <w:widowControl/>
            <w:numPr>
              <w:numId w:val="18"/>
            </w:numPr>
            <w:tabs>
              <w:tab w:val="num" w:pos="720"/>
            </w:tabs>
            <w:spacing w:before="100" w:beforeAutospacing="1" w:after="100" w:afterAutospacing="1" w:line="276" w:lineRule="auto"/>
            <w:ind w:leftChars="189" w:left="850" w:hangingChars="118" w:hanging="283"/>
          </w:pPr>
        </w:pPrChange>
      </w:pPr>
      <w:r w:rsidRPr="001F0E83">
        <w:rPr>
          <w:rFonts w:ascii="宋体" w:eastAsia="宋体" w:hAnsi="宋体" w:cs="宋体"/>
          <w:sz w:val="24"/>
          <w:szCs w:val="24"/>
        </w:rPr>
        <w:t>多功能电动护理床：28000元/台，使用寿命5年，使用周期内维修费为价格的20%（5600元）；</w:t>
      </w:r>
    </w:p>
    <w:p w14:paraId="65AE7608" w14:textId="77777777" w:rsidR="001F0E83" w:rsidRPr="001F0E83" w:rsidRDefault="001F0E83" w:rsidP="00096921">
      <w:pPr>
        <w:widowControl/>
        <w:numPr>
          <w:ilvl w:val="0"/>
          <w:numId w:val="18"/>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电动平躺移位机：3900元/台，使用寿命5年，使用周期内维修费为价格的20%（780元）；</w:t>
      </w:r>
    </w:p>
    <w:p w14:paraId="70F30724" w14:textId="77777777" w:rsidR="001F0E83" w:rsidRPr="001F0E83" w:rsidRDefault="001F0E83" w:rsidP="00096921">
      <w:pPr>
        <w:widowControl/>
        <w:numPr>
          <w:ilvl w:val="0"/>
          <w:numId w:val="18"/>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可平移轮椅：6800元/台，使用寿命5年，使用周期内维修费为价格的20%（1360元）；</w:t>
      </w:r>
    </w:p>
    <w:p w14:paraId="3665E20C" w14:textId="77777777" w:rsidR="001F0E83" w:rsidRPr="001F0E83" w:rsidRDefault="001F0E83" w:rsidP="00096921">
      <w:pPr>
        <w:widowControl/>
        <w:numPr>
          <w:ilvl w:val="0"/>
          <w:numId w:val="18"/>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凝胶减压坐垫：3600元/具，使用寿命1年，需配置2具；</w:t>
      </w:r>
    </w:p>
    <w:p w14:paraId="7D9DA479" w14:textId="77777777" w:rsidR="001F0E83" w:rsidRPr="001F0E83" w:rsidRDefault="001F0E83" w:rsidP="00096921">
      <w:pPr>
        <w:widowControl/>
        <w:numPr>
          <w:ilvl w:val="0"/>
          <w:numId w:val="18"/>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预警式防压疮护理床垫：5600元/具，使用寿命1年，需配置2具；</w:t>
      </w:r>
    </w:p>
    <w:p w14:paraId="23BBA60D" w14:textId="77777777" w:rsidR="001F0E83" w:rsidRPr="001F0E83" w:rsidRDefault="001F0E83" w:rsidP="00096921">
      <w:pPr>
        <w:widowControl/>
        <w:numPr>
          <w:ilvl w:val="0"/>
          <w:numId w:val="18"/>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成人一次性纸尿布、尿不湿：500元/月，按24个月计算；</w:t>
      </w:r>
    </w:p>
    <w:p w14:paraId="70DE105E" w14:textId="77777777" w:rsidR="001F0E83" w:rsidRPr="001F0E83" w:rsidRDefault="001F0E83" w:rsidP="00096921">
      <w:pPr>
        <w:widowControl/>
        <w:numPr>
          <w:ilvl w:val="0"/>
          <w:numId w:val="18"/>
        </w:numPr>
        <w:spacing w:before="100" w:beforeAutospacing="1" w:after="100" w:afterAutospacing="1" w:line="276" w:lineRule="auto"/>
        <w:ind w:leftChars="189" w:left="850" w:hangingChars="118" w:hanging="283"/>
        <w:rPr>
          <w:rFonts w:ascii="宋体" w:eastAsia="宋体" w:hAnsi="宋体" w:cs="宋体"/>
          <w:sz w:val="24"/>
          <w:szCs w:val="24"/>
        </w:rPr>
      </w:pPr>
      <w:r w:rsidRPr="001F0E83">
        <w:rPr>
          <w:rFonts w:ascii="宋体" w:eastAsia="宋体" w:hAnsi="宋体" w:cs="宋体"/>
          <w:sz w:val="24"/>
          <w:szCs w:val="24"/>
        </w:rPr>
        <w:t>尿收集系统：500元/月，按24个月计算；</w:t>
      </w:r>
    </w:p>
    <w:p w14:paraId="1226E993" w14:textId="77777777" w:rsidR="001F0E83" w:rsidRPr="001F0E83" w:rsidRDefault="001F0E83">
      <w:pPr>
        <w:widowControl/>
        <w:numPr>
          <w:ilvl w:val="0"/>
          <w:numId w:val="18"/>
        </w:numPr>
        <w:spacing w:before="100" w:beforeAutospacing="1" w:line="276" w:lineRule="auto"/>
        <w:ind w:leftChars="189" w:left="850" w:hangingChars="118" w:hanging="283"/>
        <w:rPr>
          <w:rFonts w:ascii="宋体" w:eastAsia="宋体" w:hAnsi="宋体" w:cs="宋体"/>
          <w:sz w:val="24"/>
          <w:szCs w:val="24"/>
        </w:rPr>
        <w:pPrChange w:id="45" w:author="c65463" w:date="2026-01-23T16:38:00Z" w16du:dateUtc="2026-01-23T08:38:00Z">
          <w:pPr>
            <w:widowControl/>
            <w:numPr>
              <w:numId w:val="18"/>
            </w:numPr>
            <w:tabs>
              <w:tab w:val="num" w:pos="720"/>
            </w:tabs>
            <w:spacing w:before="100" w:beforeAutospacing="1" w:after="100" w:afterAutospacing="1" w:line="276" w:lineRule="auto"/>
            <w:ind w:leftChars="189" w:left="850" w:hangingChars="118" w:hanging="283"/>
          </w:pPr>
        </w:pPrChange>
      </w:pPr>
      <w:r w:rsidRPr="001F0E83">
        <w:rPr>
          <w:rFonts w:ascii="宋体" w:eastAsia="宋体" w:hAnsi="宋体" w:cs="宋体"/>
          <w:sz w:val="24"/>
          <w:szCs w:val="24"/>
        </w:rPr>
        <w:t>首次装配护理人员培训期5天；</w:t>
      </w:r>
    </w:p>
    <w:p w14:paraId="79DB76F4" w14:textId="77777777" w:rsidR="001F0E83" w:rsidRPr="001F0E83" w:rsidDel="00204F25" w:rsidRDefault="001F0E83">
      <w:pPr>
        <w:widowControl/>
        <w:spacing w:after="240" w:line="276" w:lineRule="auto"/>
        <w:ind w:firstLineChars="200" w:firstLine="480"/>
        <w:rPr>
          <w:del w:id="46" w:author="c65463" w:date="2026-01-23T16:38:00Z" w16du:dateUtc="2026-01-23T08:38:00Z"/>
          <w:rFonts w:ascii="宋体" w:eastAsia="宋体" w:hAnsi="宋体" w:cs="宋体"/>
          <w:sz w:val="24"/>
          <w:szCs w:val="24"/>
        </w:rPr>
        <w:pPrChange w:id="47" w:author="c65463" w:date="2026-01-23T16:39:00Z" w16du:dateUtc="2026-01-23T08:39:00Z">
          <w:pPr>
            <w:widowControl/>
            <w:spacing w:line="276" w:lineRule="auto"/>
            <w:ind w:firstLineChars="200" w:firstLine="480"/>
          </w:pPr>
        </w:pPrChange>
      </w:pPr>
      <w:r w:rsidRPr="001F0E83">
        <w:rPr>
          <w:rFonts w:ascii="宋体" w:eastAsia="宋体" w:hAnsi="宋体" w:cs="宋体"/>
          <w:sz w:val="24"/>
          <w:szCs w:val="24"/>
        </w:rPr>
        <w:t>本次评估产生评估费1800元。</w:t>
      </w:r>
    </w:p>
    <w:p w14:paraId="736F6493" w14:textId="77777777" w:rsidR="001F0E83" w:rsidRDefault="001F0E83">
      <w:pPr>
        <w:widowControl/>
        <w:spacing w:after="240" w:line="276" w:lineRule="auto"/>
        <w:ind w:firstLineChars="200" w:firstLine="480"/>
        <w:rPr>
          <w:rFonts w:ascii="宋体" w:eastAsia="宋体" w:hAnsi="宋体" w:cs="宋体"/>
          <w:sz w:val="24"/>
          <w:szCs w:val="24"/>
        </w:rPr>
        <w:pPrChange w:id="48" w:author="c65463" w:date="2026-01-23T16:39:00Z" w16du:dateUtc="2026-01-23T08:39:00Z">
          <w:pPr>
            <w:widowControl/>
            <w:spacing w:line="276" w:lineRule="auto"/>
            <w:ind w:firstLineChars="200" w:firstLine="480"/>
          </w:pPr>
        </w:pPrChange>
      </w:pPr>
    </w:p>
    <w:p w14:paraId="4E10E4CC" w14:textId="5A869C7C" w:rsidR="00096921" w:rsidRPr="00096921" w:rsidDel="00204F25" w:rsidRDefault="00096921" w:rsidP="00096921">
      <w:pPr>
        <w:widowControl/>
        <w:spacing w:line="276" w:lineRule="auto"/>
        <w:ind w:firstLineChars="200" w:firstLine="480"/>
        <w:rPr>
          <w:del w:id="49" w:author="c65463" w:date="2026-01-23T16:38:00Z" w16du:dateUtc="2026-01-23T08:38:00Z"/>
          <w:rFonts w:ascii="宋体" w:eastAsia="宋体" w:hAnsi="宋体" w:cs="宋体"/>
          <w:sz w:val="24"/>
          <w:szCs w:val="24"/>
        </w:rPr>
      </w:pPr>
      <w:r w:rsidRPr="00096921">
        <w:rPr>
          <w:rFonts w:ascii="宋体" w:eastAsia="宋体" w:hAnsi="宋体" w:cs="宋体"/>
          <w:sz w:val="24"/>
          <w:szCs w:val="24"/>
        </w:rPr>
        <w:t>不幸的是，</w:t>
      </w:r>
      <w:r w:rsidRPr="00096921">
        <w:rPr>
          <w:rFonts w:ascii="宋体" w:eastAsia="宋体" w:hAnsi="宋体" w:cs="宋体"/>
          <w:b/>
          <w:bCs/>
          <w:sz w:val="24"/>
          <w:szCs w:val="24"/>
        </w:rPr>
        <w:t>受害人李茂川于2026年1月10日去世</w:t>
      </w:r>
      <w:r w:rsidRPr="00096921">
        <w:rPr>
          <w:rFonts w:ascii="宋体" w:eastAsia="宋体" w:hAnsi="宋体" w:cs="宋体"/>
          <w:sz w:val="24"/>
          <w:szCs w:val="24"/>
        </w:rPr>
        <w:t>。因未尸检，无法确定死亡参与度，原告作为法定继承人，依法主张其生前已确定的残疾赔偿权益及医疗支出</w:t>
      </w:r>
    </w:p>
    <w:p w14:paraId="54A90149" w14:textId="77777777" w:rsidR="00096921" w:rsidRPr="00204F25" w:rsidRDefault="00096921" w:rsidP="00204F25">
      <w:pPr>
        <w:widowControl/>
        <w:spacing w:line="276" w:lineRule="auto"/>
        <w:ind w:firstLineChars="200" w:firstLine="480"/>
        <w:rPr>
          <w:rFonts w:ascii="宋体" w:eastAsia="宋体" w:hAnsi="宋体" w:cs="宋体"/>
          <w:sz w:val="24"/>
          <w:szCs w:val="24"/>
        </w:rPr>
      </w:pPr>
    </w:p>
    <w:p w14:paraId="13725803" w14:textId="77777777" w:rsidR="001F0E83" w:rsidRPr="001F0E83" w:rsidDel="00204F25" w:rsidRDefault="001F0E83">
      <w:pPr>
        <w:widowControl/>
        <w:spacing w:before="240" w:line="276" w:lineRule="auto"/>
        <w:ind w:firstLineChars="200" w:firstLine="480"/>
        <w:rPr>
          <w:del w:id="50" w:author="c65463" w:date="2026-01-23T16:39:00Z" w16du:dateUtc="2026-01-23T08:39:00Z"/>
          <w:rFonts w:ascii="宋体" w:eastAsia="宋体" w:hAnsi="宋体" w:cs="宋体"/>
          <w:sz w:val="24"/>
          <w:szCs w:val="24"/>
        </w:rPr>
        <w:pPrChange w:id="51" w:author="c65463" w:date="2026-01-23T16:39:00Z" w16du:dateUtc="2026-01-23T08:39:00Z">
          <w:pPr>
            <w:widowControl/>
            <w:spacing w:line="276" w:lineRule="auto"/>
            <w:ind w:firstLineChars="200" w:firstLine="480"/>
          </w:pPr>
        </w:pPrChange>
      </w:pPr>
      <w:r w:rsidRPr="001F0E83">
        <w:rPr>
          <w:rFonts w:ascii="宋体" w:eastAsia="宋体" w:hAnsi="宋体" w:cs="宋体"/>
          <w:sz w:val="24"/>
          <w:szCs w:val="24"/>
        </w:rPr>
        <w:t>另查明，鄂W3A586小型轿车在被告中国人民财产保险股份有限公司武汉市分公司投保了交强险及300万元限额的机动车第三者责任险，其中交强险保险期间为2023年7月21日至2024年7月20日，第三者责任险保险期间为2023年9月24日至2024年9月23日，案涉事故发生在保险期间内。</w:t>
      </w:r>
    </w:p>
    <w:p w14:paraId="24A72144" w14:textId="77777777" w:rsidR="001F0E83" w:rsidRPr="001F0E83" w:rsidRDefault="001F0E83">
      <w:pPr>
        <w:widowControl/>
        <w:spacing w:before="240" w:line="276" w:lineRule="auto"/>
        <w:ind w:firstLineChars="200" w:firstLine="480"/>
        <w:rPr>
          <w:rFonts w:ascii="宋体" w:eastAsia="宋体" w:hAnsi="宋体" w:cs="宋体"/>
          <w:sz w:val="24"/>
          <w:szCs w:val="24"/>
        </w:rPr>
        <w:pPrChange w:id="52" w:author="c65463" w:date="2026-01-23T16:39:00Z" w16du:dateUtc="2026-01-23T08:39:00Z">
          <w:pPr>
            <w:widowControl/>
            <w:spacing w:line="276" w:lineRule="auto"/>
            <w:ind w:firstLineChars="200" w:firstLine="480"/>
          </w:pPr>
        </w:pPrChange>
      </w:pPr>
    </w:p>
    <w:p w14:paraId="3AB3EDB1" w14:textId="77777777" w:rsidR="001F0E83" w:rsidRPr="001F0E83" w:rsidRDefault="001F0E83">
      <w:pPr>
        <w:widowControl/>
        <w:spacing w:before="240" w:line="276" w:lineRule="auto"/>
        <w:ind w:firstLineChars="200" w:firstLine="480"/>
        <w:rPr>
          <w:rFonts w:ascii="宋体" w:eastAsia="宋体" w:hAnsi="宋体" w:cs="宋体"/>
          <w:sz w:val="24"/>
          <w:szCs w:val="24"/>
        </w:rPr>
        <w:pPrChange w:id="53" w:author="c65463" w:date="2026-01-23T16:40:00Z" w16du:dateUtc="2026-01-23T08:40:00Z">
          <w:pPr>
            <w:widowControl/>
            <w:spacing w:line="276" w:lineRule="auto"/>
            <w:ind w:firstLineChars="200" w:firstLine="480"/>
          </w:pPr>
        </w:pPrChange>
      </w:pPr>
      <w:r w:rsidRPr="001F0E83">
        <w:rPr>
          <w:rFonts w:ascii="宋体" w:eastAsia="宋体" w:hAnsi="宋体" w:cs="宋体"/>
          <w:sz w:val="24"/>
          <w:szCs w:val="24"/>
        </w:rPr>
        <w:lastRenderedPageBreak/>
        <w:t>原告因本次交通事故遭受重大人身损害及经济损失，为维护自身合法权益，特向贵院提起诉讼，恳请依法判如所请。</w:t>
      </w:r>
    </w:p>
    <w:p w14:paraId="23B27DCA" w14:textId="77777777" w:rsidR="001F0E83" w:rsidRPr="001F0E83" w:rsidRDefault="001F0E83" w:rsidP="00096921">
      <w:pPr>
        <w:widowControl/>
        <w:spacing w:line="276" w:lineRule="auto"/>
        <w:ind w:firstLineChars="200" w:firstLine="480"/>
        <w:rPr>
          <w:rFonts w:ascii="宋体" w:eastAsia="宋体" w:hAnsi="宋体" w:cs="宋体"/>
          <w:sz w:val="24"/>
          <w:szCs w:val="24"/>
        </w:rPr>
      </w:pPr>
    </w:p>
    <w:p w14:paraId="119063BC" w14:textId="77777777" w:rsidR="001F0E83" w:rsidRPr="001F0E83" w:rsidRDefault="001F0E83" w:rsidP="00096921">
      <w:pPr>
        <w:widowControl/>
        <w:spacing w:line="276" w:lineRule="auto"/>
        <w:ind w:firstLineChars="200" w:firstLine="480"/>
        <w:rPr>
          <w:rFonts w:ascii="宋体" w:eastAsia="宋体" w:hAnsi="宋体" w:cs="宋体"/>
          <w:sz w:val="24"/>
          <w:szCs w:val="24"/>
        </w:rPr>
      </w:pPr>
      <w:r w:rsidRPr="001F0E83">
        <w:rPr>
          <w:rFonts w:ascii="宋体" w:eastAsia="宋体" w:hAnsi="宋体" w:cs="宋体"/>
          <w:sz w:val="24"/>
          <w:szCs w:val="24"/>
        </w:rPr>
        <w:t>此致</w:t>
      </w:r>
    </w:p>
    <w:p w14:paraId="6B4EE35C" w14:textId="77777777" w:rsidR="001F0E83" w:rsidRPr="001F0E83" w:rsidRDefault="001F0E83" w:rsidP="00096921">
      <w:pPr>
        <w:widowControl/>
        <w:spacing w:line="276" w:lineRule="auto"/>
        <w:rPr>
          <w:rFonts w:ascii="宋体" w:eastAsia="宋体" w:hAnsi="宋体" w:cs="宋体"/>
          <w:sz w:val="24"/>
          <w:szCs w:val="24"/>
        </w:rPr>
      </w:pPr>
      <w:r w:rsidRPr="001F0E83">
        <w:rPr>
          <w:rFonts w:ascii="宋体" w:eastAsia="宋体" w:hAnsi="宋体" w:cs="宋体"/>
          <w:sz w:val="24"/>
          <w:szCs w:val="24"/>
        </w:rPr>
        <w:t>武汉市新洲区人民法院</w:t>
      </w:r>
    </w:p>
    <w:p w14:paraId="4C7525E0" w14:textId="77777777" w:rsidR="001F0E83" w:rsidRPr="001F0E83" w:rsidRDefault="001F0E83" w:rsidP="00096921">
      <w:pPr>
        <w:widowControl/>
        <w:spacing w:line="276" w:lineRule="auto"/>
        <w:jc w:val="left"/>
        <w:rPr>
          <w:rFonts w:ascii="宋体" w:eastAsia="宋体" w:hAnsi="宋体" w:cs="宋体"/>
          <w:sz w:val="24"/>
          <w:szCs w:val="24"/>
        </w:rPr>
      </w:pPr>
    </w:p>
    <w:p w14:paraId="453ADA1E" w14:textId="77777777" w:rsidR="001F0E83" w:rsidRPr="001F0E83" w:rsidRDefault="001F0E83" w:rsidP="00096921">
      <w:pPr>
        <w:widowControl/>
        <w:spacing w:line="276" w:lineRule="auto"/>
        <w:jc w:val="right"/>
        <w:rPr>
          <w:rFonts w:ascii="宋体" w:eastAsia="宋体" w:hAnsi="宋体" w:cs="宋体"/>
          <w:sz w:val="24"/>
          <w:szCs w:val="24"/>
        </w:rPr>
      </w:pPr>
      <w:r w:rsidRPr="001F0E83">
        <w:rPr>
          <w:rFonts w:ascii="宋体" w:eastAsia="宋体" w:hAnsi="宋体" w:cs="宋体"/>
          <w:sz w:val="24"/>
          <w:szCs w:val="24"/>
        </w:rPr>
        <w:t>具状人：__________</w:t>
      </w:r>
    </w:p>
    <w:p w14:paraId="7DCE7F45" w14:textId="77777777" w:rsidR="001F0E83" w:rsidRPr="001F0E83" w:rsidRDefault="001F0E83" w:rsidP="00096921">
      <w:pPr>
        <w:widowControl/>
        <w:spacing w:line="276" w:lineRule="auto"/>
        <w:jc w:val="right"/>
        <w:rPr>
          <w:rFonts w:ascii="宋体" w:eastAsia="宋体" w:hAnsi="宋体" w:cs="宋体"/>
          <w:sz w:val="24"/>
          <w:szCs w:val="24"/>
        </w:rPr>
      </w:pPr>
      <w:r w:rsidRPr="001F0E83">
        <w:rPr>
          <w:rFonts w:ascii="宋体" w:eastAsia="宋体" w:hAnsi="宋体" w:cs="宋体"/>
          <w:sz w:val="24"/>
          <w:szCs w:val="24"/>
        </w:rPr>
        <w:t>______年____月____日</w:t>
      </w:r>
    </w:p>
    <w:p w14:paraId="75F57A1E" w14:textId="77777777" w:rsidR="001F0E83" w:rsidRPr="001F0E83" w:rsidRDefault="001F0E83" w:rsidP="001F0E83">
      <w:pPr>
        <w:widowControl/>
        <w:jc w:val="left"/>
        <w:rPr>
          <w:rFonts w:ascii="宋体" w:eastAsia="宋体" w:hAnsi="宋体" w:cs="宋体"/>
          <w:sz w:val="24"/>
          <w:szCs w:val="24"/>
        </w:rPr>
      </w:pPr>
    </w:p>
    <w:p w14:paraId="64C78A36" w14:textId="110078B2" w:rsidR="001F0E83" w:rsidRPr="00FF30B3" w:rsidRDefault="001F0E83" w:rsidP="00FF30B3">
      <w:pPr>
        <w:widowControl/>
        <w:jc w:val="left"/>
        <w:rPr>
          <w:rFonts w:ascii="宋体" w:eastAsia="宋体" w:hAnsi="宋体" w:cs="宋体"/>
          <w:b/>
          <w:bCs/>
          <w:sz w:val="24"/>
          <w:szCs w:val="24"/>
        </w:rPr>
      </w:pPr>
      <w:r w:rsidRPr="00FF30B3">
        <w:rPr>
          <w:rFonts w:ascii="宋体" w:eastAsia="宋体" w:hAnsi="宋体" w:cs="宋体"/>
          <w:b/>
          <w:bCs/>
          <w:sz w:val="24"/>
          <w:szCs w:val="24"/>
        </w:rPr>
        <w:t>附：赔偿清单1份</w:t>
      </w:r>
      <w:r w:rsidR="00FF30B3">
        <w:rPr>
          <w:rFonts w:ascii="宋体" w:eastAsia="宋体" w:hAnsi="宋体" w:cs="宋体" w:hint="eastAsia"/>
          <w:b/>
          <w:bCs/>
          <w:sz w:val="24"/>
          <w:szCs w:val="24"/>
        </w:rPr>
        <w:t>及</w:t>
      </w:r>
      <w:r w:rsidRPr="00FF30B3">
        <w:rPr>
          <w:rFonts w:ascii="宋体" w:eastAsia="宋体" w:hAnsi="宋体" w:cs="宋体"/>
          <w:b/>
          <w:bCs/>
          <w:sz w:val="24"/>
          <w:szCs w:val="24"/>
        </w:rPr>
        <w:t>证据目录及证据材料复印件1套。</w:t>
      </w:r>
    </w:p>
    <w:p w14:paraId="5AE412AB" w14:textId="77777777" w:rsidR="00FF30B3" w:rsidRDefault="00FF30B3">
      <w:pPr>
        <w:widowControl/>
        <w:jc w:val="left"/>
        <w:rPr>
          <w:rFonts w:ascii="宋体" w:eastAsia="宋体" w:hAnsi="宋体" w:cs="宋体"/>
          <w:b/>
          <w:bCs/>
          <w:kern w:val="36"/>
          <w:sz w:val="48"/>
          <w:szCs w:val="48"/>
        </w:rPr>
      </w:pPr>
      <w:r>
        <w:rPr>
          <w:rFonts w:ascii="宋体" w:eastAsia="宋体" w:hAnsi="宋体" w:cs="宋体"/>
          <w:b/>
          <w:bCs/>
          <w:kern w:val="36"/>
          <w:sz w:val="48"/>
          <w:szCs w:val="48"/>
        </w:rPr>
        <w:br w:type="page"/>
      </w:r>
    </w:p>
    <w:p w14:paraId="560E304D" w14:textId="15E3B003" w:rsidR="001F0E83" w:rsidRPr="001F0E83" w:rsidRDefault="00FF30B3" w:rsidP="00FF30B3">
      <w:pPr>
        <w:widowControl/>
        <w:spacing w:before="100" w:beforeAutospacing="1" w:after="100" w:afterAutospacing="1"/>
        <w:jc w:val="center"/>
        <w:outlineLvl w:val="0"/>
        <w:rPr>
          <w:rFonts w:ascii="宋体" w:eastAsia="宋体" w:hAnsi="宋体" w:cs="宋体"/>
          <w:b/>
          <w:bCs/>
          <w:kern w:val="36"/>
          <w:sz w:val="48"/>
          <w:szCs w:val="48"/>
        </w:rPr>
      </w:pPr>
      <w:r>
        <w:rPr>
          <w:rFonts w:ascii="宋体" w:eastAsia="宋体" w:hAnsi="宋体" w:cs="宋体" w:hint="eastAsia"/>
          <w:b/>
          <w:bCs/>
          <w:kern w:val="36"/>
          <w:sz w:val="48"/>
          <w:szCs w:val="48"/>
        </w:rPr>
        <w:lastRenderedPageBreak/>
        <w:t>李茂川</w:t>
      </w:r>
      <w:r w:rsidR="001F0E83" w:rsidRPr="001F0E83">
        <w:rPr>
          <w:rFonts w:ascii="宋体" w:eastAsia="宋体" w:hAnsi="宋体" w:cs="宋体"/>
          <w:b/>
          <w:bCs/>
          <w:kern w:val="36"/>
          <w:sz w:val="48"/>
          <w:szCs w:val="48"/>
        </w:rPr>
        <w:t>赔偿清单</w:t>
      </w:r>
    </w:p>
    <w:tbl>
      <w:tblPr>
        <w:tblW w:w="9064" w:type="dxa"/>
        <w:tblLayout w:type="fixed"/>
        <w:tblCellMar>
          <w:top w:w="15" w:type="dxa"/>
          <w:left w:w="15" w:type="dxa"/>
          <w:bottom w:w="15" w:type="dxa"/>
          <w:right w:w="15" w:type="dxa"/>
        </w:tblCellMar>
        <w:tblLook w:val="04A0" w:firstRow="1" w:lastRow="0" w:firstColumn="1" w:lastColumn="0" w:noHBand="0" w:noVBand="1"/>
      </w:tblPr>
      <w:tblGrid>
        <w:gridCol w:w="792"/>
        <w:gridCol w:w="1894"/>
        <w:gridCol w:w="6378"/>
      </w:tblGrid>
      <w:tr w:rsidR="0016133B" w:rsidRPr="00855894" w14:paraId="69E1E44D" w14:textId="77777777" w:rsidTr="00357DE8">
        <w:trPr>
          <w:trHeight w:val="120"/>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95FEF62" w14:textId="77777777" w:rsidR="0016133B" w:rsidRPr="00855894" w:rsidRDefault="0016133B" w:rsidP="00554293">
            <w:pPr>
              <w:widowControl/>
              <w:spacing w:line="360" w:lineRule="exact"/>
              <w:jc w:val="center"/>
              <w:rPr>
                <w:rFonts w:ascii="宋体" w:eastAsia="宋体" w:hAnsi="宋体" w:cs="宋体"/>
                <w:b/>
                <w:bCs/>
                <w:sz w:val="28"/>
                <w:szCs w:val="28"/>
              </w:rPr>
            </w:pPr>
            <w:r w:rsidRPr="00855894">
              <w:rPr>
                <w:rFonts w:ascii="宋体" w:eastAsia="宋体" w:hAnsi="宋体" w:cs="宋体"/>
                <w:b/>
                <w:bCs/>
                <w:sz w:val="28"/>
                <w:szCs w:val="28"/>
              </w:rPr>
              <w:t>序号</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6F74A4" w14:textId="77777777" w:rsidR="0016133B" w:rsidRPr="00855894" w:rsidRDefault="0016133B" w:rsidP="00554293">
            <w:pPr>
              <w:widowControl/>
              <w:spacing w:line="360" w:lineRule="exact"/>
              <w:jc w:val="center"/>
              <w:rPr>
                <w:rFonts w:ascii="宋体" w:eastAsia="宋体" w:hAnsi="宋体" w:cs="宋体"/>
                <w:b/>
                <w:bCs/>
                <w:sz w:val="28"/>
                <w:szCs w:val="28"/>
              </w:rPr>
            </w:pPr>
            <w:r w:rsidRPr="00855894">
              <w:rPr>
                <w:rFonts w:ascii="宋体" w:eastAsia="宋体" w:hAnsi="宋体" w:cs="宋体"/>
                <w:b/>
                <w:bCs/>
                <w:sz w:val="28"/>
                <w:szCs w:val="28"/>
              </w:rPr>
              <w:t>费用项目</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DAA319" w14:textId="482B8FF3" w:rsidR="0016133B" w:rsidRPr="00855894" w:rsidRDefault="0016133B" w:rsidP="00554293">
            <w:pPr>
              <w:widowControl/>
              <w:spacing w:line="360" w:lineRule="exact"/>
              <w:jc w:val="center"/>
              <w:rPr>
                <w:rFonts w:ascii="宋体" w:eastAsia="宋体" w:hAnsi="宋体" w:cs="宋体"/>
                <w:b/>
                <w:bCs/>
                <w:sz w:val="28"/>
                <w:szCs w:val="28"/>
              </w:rPr>
            </w:pPr>
            <w:r>
              <w:rPr>
                <w:rFonts w:ascii="宋体" w:eastAsia="宋体" w:hAnsi="宋体" w:cs="宋体" w:hint="eastAsia"/>
                <w:b/>
                <w:bCs/>
                <w:sz w:val="28"/>
                <w:szCs w:val="28"/>
              </w:rPr>
              <w:t>明细金额</w:t>
            </w:r>
          </w:p>
        </w:tc>
      </w:tr>
      <w:tr w:rsidR="0016133B" w:rsidRPr="001F0E83" w14:paraId="7A14F0D7" w14:textId="77777777" w:rsidTr="00357DE8">
        <w:trPr>
          <w:trHeight w:val="217"/>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00593B"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1</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6BFE8F"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医疗费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B0959D" w14:textId="0A5A771D" w:rsidR="005D32C6" w:rsidRDefault="0016133B" w:rsidP="001F0E83">
            <w:pPr>
              <w:widowControl/>
              <w:jc w:val="left"/>
              <w:rPr>
                <w:rFonts w:ascii="宋体" w:eastAsia="宋体" w:hAnsi="宋体" w:cs="宋体"/>
                <w:sz w:val="20"/>
                <w:szCs w:val="20"/>
              </w:rPr>
            </w:pPr>
            <w:r>
              <w:rPr>
                <w:rFonts w:ascii="宋体" w:eastAsia="宋体" w:hAnsi="宋体" w:cs="宋体" w:hint="eastAsia"/>
                <w:sz w:val="20"/>
                <w:szCs w:val="20"/>
              </w:rPr>
              <w:t>17252.32+1054.67+1337.32+1543.5</w:t>
            </w:r>
            <w:r w:rsidR="005D32C6">
              <w:rPr>
                <w:rFonts w:ascii="宋体" w:eastAsia="宋体" w:hAnsi="宋体" w:cs="宋体" w:hint="eastAsia"/>
                <w:sz w:val="20"/>
                <w:szCs w:val="20"/>
              </w:rPr>
              <w:t>+3323.88+2652.18+1859.72+4489.34=</w:t>
            </w:r>
          </w:p>
          <w:p w14:paraId="3C116A6C" w14:textId="27044C4B" w:rsidR="0016133B" w:rsidRPr="001F0E83" w:rsidRDefault="0016133B" w:rsidP="001F0E83">
            <w:pPr>
              <w:widowControl/>
              <w:jc w:val="left"/>
              <w:rPr>
                <w:rFonts w:ascii="宋体" w:eastAsia="宋体" w:hAnsi="宋体" w:cs="宋体"/>
                <w:sz w:val="20"/>
                <w:szCs w:val="20"/>
              </w:rPr>
            </w:pPr>
            <w:r>
              <w:rPr>
                <w:rFonts w:ascii="宋体" w:eastAsia="宋体" w:hAnsi="宋体" w:cs="宋体" w:hint="eastAsia"/>
                <w:sz w:val="20"/>
                <w:szCs w:val="20"/>
              </w:rPr>
              <w:t>=</w:t>
            </w:r>
            <w:r w:rsidR="005D32C6" w:rsidRPr="005D32C6">
              <w:rPr>
                <w:rFonts w:ascii="宋体" w:eastAsia="宋体" w:hAnsi="宋体" w:cs="宋体"/>
                <w:sz w:val="20"/>
                <w:szCs w:val="20"/>
              </w:rPr>
              <w:t>33,512.93</w:t>
            </w:r>
            <w:r>
              <w:rPr>
                <w:rFonts w:ascii="宋体" w:eastAsia="宋体" w:hAnsi="宋体" w:cs="宋体" w:hint="eastAsia"/>
                <w:sz w:val="20"/>
                <w:szCs w:val="20"/>
              </w:rPr>
              <w:t>元；（之前部分医疗费已经报销）</w:t>
            </w:r>
          </w:p>
        </w:tc>
      </w:tr>
      <w:tr w:rsidR="0016133B" w:rsidRPr="001F0E83" w14:paraId="1AB16AEF" w14:textId="77777777" w:rsidTr="00357DE8">
        <w:trPr>
          <w:trHeight w:val="288"/>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685774"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2</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EFAD9F"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后期治疗费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E4743E"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待实际发生后据实报销</w:t>
            </w:r>
          </w:p>
        </w:tc>
      </w:tr>
      <w:tr w:rsidR="0016133B" w:rsidRPr="001F0E83" w14:paraId="4862CD65" w14:textId="77777777" w:rsidTr="00357DE8">
        <w:trPr>
          <w:trHeight w:val="203"/>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00B06"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3</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93A17F"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住院伙食补助费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A76771" w14:textId="47934D7B"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50元/天×317天</w:t>
            </w:r>
            <w:r>
              <w:rPr>
                <w:rFonts w:ascii="宋体" w:eastAsia="宋体" w:hAnsi="宋体" w:cs="宋体" w:hint="eastAsia"/>
                <w:sz w:val="20"/>
                <w:szCs w:val="20"/>
              </w:rPr>
              <w:t>=</w:t>
            </w:r>
            <w:r w:rsidRPr="001F0E83">
              <w:rPr>
                <w:rFonts w:ascii="宋体" w:eastAsia="宋体" w:hAnsi="宋体" w:cs="宋体"/>
                <w:sz w:val="20"/>
                <w:szCs w:val="20"/>
              </w:rPr>
              <w:t>15850</w:t>
            </w:r>
            <w:r>
              <w:rPr>
                <w:rFonts w:ascii="宋体" w:eastAsia="宋体" w:hAnsi="宋体" w:cs="宋体" w:hint="eastAsia"/>
                <w:sz w:val="20"/>
                <w:szCs w:val="20"/>
              </w:rPr>
              <w:t>元</w:t>
            </w:r>
          </w:p>
        </w:tc>
      </w:tr>
      <w:tr w:rsidR="0016133B" w:rsidRPr="001F0E83" w14:paraId="6EE5A972" w14:textId="77777777" w:rsidTr="00357DE8">
        <w:trPr>
          <w:trHeight w:val="343"/>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6E7F93"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4</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20E2BF"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营养费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A7AA02" w14:textId="7D45ADCE"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50元/天×720天（24个月）</w:t>
            </w:r>
            <w:r>
              <w:rPr>
                <w:rFonts w:ascii="宋体" w:eastAsia="宋体" w:hAnsi="宋体" w:cs="宋体" w:hint="eastAsia"/>
                <w:sz w:val="20"/>
                <w:szCs w:val="20"/>
              </w:rPr>
              <w:t>=</w:t>
            </w:r>
            <w:r w:rsidRPr="001F0E83">
              <w:rPr>
                <w:rFonts w:ascii="宋体" w:eastAsia="宋体" w:hAnsi="宋体" w:cs="宋体"/>
                <w:sz w:val="20"/>
                <w:szCs w:val="20"/>
              </w:rPr>
              <w:t>36000</w:t>
            </w:r>
            <w:r>
              <w:rPr>
                <w:rFonts w:ascii="宋体" w:eastAsia="宋体" w:hAnsi="宋体" w:cs="宋体" w:hint="eastAsia"/>
                <w:sz w:val="20"/>
                <w:szCs w:val="20"/>
              </w:rPr>
              <w:t>元</w:t>
            </w:r>
          </w:p>
        </w:tc>
      </w:tr>
      <w:tr w:rsidR="0016133B" w:rsidRPr="001F0E83" w14:paraId="21C4A33B" w14:textId="77777777" w:rsidTr="00357DE8">
        <w:trPr>
          <w:trHeight w:val="585"/>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A2772B"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5</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C29719"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护理费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612026" w14:textId="77777777"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1) 已产生的护理费：待补充</w:t>
            </w:r>
          </w:p>
          <w:p w14:paraId="1E2B51E8" w14:textId="1DEFFC3B"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2) 后续护理依赖费用：52532元/年×2年（24个月）</w:t>
            </w:r>
            <w:r>
              <w:rPr>
                <w:rFonts w:ascii="宋体" w:eastAsia="宋体" w:hAnsi="宋体" w:cs="宋体" w:hint="eastAsia"/>
                <w:sz w:val="20"/>
                <w:szCs w:val="20"/>
              </w:rPr>
              <w:t>：</w:t>
            </w:r>
            <w:r w:rsidRPr="001F0E83">
              <w:rPr>
                <w:rFonts w:ascii="宋体" w:eastAsia="宋体" w:hAnsi="宋体" w:cs="宋体"/>
                <w:sz w:val="20"/>
                <w:szCs w:val="20"/>
              </w:rPr>
              <w:t>105064</w:t>
            </w:r>
            <w:r>
              <w:rPr>
                <w:rFonts w:ascii="宋体" w:eastAsia="宋体" w:hAnsi="宋体" w:cs="宋体" w:hint="eastAsia"/>
                <w:sz w:val="20"/>
                <w:szCs w:val="20"/>
              </w:rPr>
              <w:t>元。</w:t>
            </w:r>
          </w:p>
        </w:tc>
      </w:tr>
      <w:tr w:rsidR="0016133B" w:rsidRPr="001F0E83" w14:paraId="11990F1A" w14:textId="77777777" w:rsidTr="00357DE8">
        <w:trPr>
          <w:trHeight w:val="217"/>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B6D4B8"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6</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0B58DA"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残疾赔偿金</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5CA45E" w14:textId="1568ED8E"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46987元/年×5年</w:t>
            </w:r>
            <w:r>
              <w:rPr>
                <w:rFonts w:ascii="宋体" w:eastAsia="宋体" w:hAnsi="宋体" w:cs="宋体" w:hint="eastAsia"/>
                <w:sz w:val="20"/>
                <w:szCs w:val="20"/>
              </w:rPr>
              <w:t>=</w:t>
            </w:r>
            <w:r w:rsidRPr="001F0E83">
              <w:rPr>
                <w:rFonts w:ascii="宋体" w:eastAsia="宋体" w:hAnsi="宋体" w:cs="宋体"/>
                <w:sz w:val="20"/>
                <w:szCs w:val="20"/>
              </w:rPr>
              <w:t>234935</w:t>
            </w:r>
            <w:r>
              <w:rPr>
                <w:rFonts w:ascii="宋体" w:eastAsia="宋体" w:hAnsi="宋体" w:cs="宋体" w:hint="eastAsia"/>
                <w:sz w:val="20"/>
                <w:szCs w:val="20"/>
              </w:rPr>
              <w:t>元</w:t>
            </w:r>
          </w:p>
        </w:tc>
      </w:tr>
      <w:tr w:rsidR="0016133B" w:rsidRPr="001F0E83" w14:paraId="59C026A0" w14:textId="77777777" w:rsidTr="00357DE8">
        <w:trPr>
          <w:trHeight w:val="585"/>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E518A9"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7</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EFD86B"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残疾人辅助器具费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F087E7" w14:textId="1E68BB4E" w:rsidR="0016133B" w:rsidRDefault="0016133B" w:rsidP="001F0E83">
            <w:pPr>
              <w:widowControl/>
              <w:jc w:val="left"/>
              <w:rPr>
                <w:rFonts w:ascii="宋体" w:eastAsia="宋体" w:hAnsi="宋体" w:cs="宋体"/>
                <w:sz w:val="20"/>
                <w:szCs w:val="20"/>
              </w:rPr>
            </w:pPr>
            <w:r>
              <w:rPr>
                <w:rFonts w:ascii="宋体" w:eastAsia="宋体" w:hAnsi="宋体" w:cs="宋体" w:hint="eastAsia"/>
                <w:sz w:val="20"/>
                <w:szCs w:val="20"/>
              </w:rPr>
              <w:t>合计：88840元：</w:t>
            </w:r>
          </w:p>
          <w:p w14:paraId="237BD11C" w14:textId="756E0CDE"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1) 多功能电动护理床+维修费：28000+5600=33600</w:t>
            </w:r>
          </w:p>
          <w:p w14:paraId="7B343957" w14:textId="77777777"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2) 电动平躺移位机+维修费：3900+780=4680</w:t>
            </w:r>
          </w:p>
          <w:p w14:paraId="474625F9" w14:textId="77777777"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3) 可平移轮椅+维修费：6800+1360=8160</w:t>
            </w:r>
          </w:p>
          <w:p w14:paraId="4145D664" w14:textId="77777777"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4) 凝胶减压坐垫：3600×2=7200</w:t>
            </w:r>
          </w:p>
          <w:p w14:paraId="400BBECC" w14:textId="77777777"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5) 预警式防压疮护理床垫：5600×2=11200</w:t>
            </w:r>
          </w:p>
          <w:p w14:paraId="157C387B" w14:textId="77777777" w:rsidR="0016133B"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6) 成人纸尿布/尿不湿：500×24=12000</w:t>
            </w:r>
          </w:p>
          <w:p w14:paraId="0E4E7696" w14:textId="21D8CEA4"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7) 尿收集系统：500×24=12000</w:t>
            </w:r>
          </w:p>
        </w:tc>
      </w:tr>
      <w:tr w:rsidR="0016133B" w:rsidRPr="001F0E83" w14:paraId="4E7A3680" w14:textId="77777777" w:rsidTr="00357DE8">
        <w:trPr>
          <w:trHeight w:val="245"/>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969C7F"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8</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FE7BD8"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精神损害抚慰金</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1E0CB" w14:textId="512FD0D1"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50000</w:t>
            </w:r>
            <w:r>
              <w:rPr>
                <w:rFonts w:ascii="宋体" w:eastAsia="宋体" w:hAnsi="宋体" w:cs="宋体" w:hint="eastAsia"/>
                <w:sz w:val="20"/>
                <w:szCs w:val="20"/>
              </w:rPr>
              <w:t>元；</w:t>
            </w:r>
          </w:p>
        </w:tc>
      </w:tr>
      <w:tr w:rsidR="0016133B" w:rsidRPr="001F0E83" w14:paraId="6CB5B0E3" w14:textId="77777777" w:rsidTr="00357DE8">
        <w:trPr>
          <w:trHeight w:val="161"/>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89BE17"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9</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4E6048"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交通费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D08186" w14:textId="127CD850"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6000</w:t>
            </w:r>
            <w:r>
              <w:rPr>
                <w:rFonts w:ascii="宋体" w:eastAsia="宋体" w:hAnsi="宋体" w:cs="宋体" w:hint="eastAsia"/>
                <w:sz w:val="20"/>
                <w:szCs w:val="20"/>
              </w:rPr>
              <w:t>元；（</w:t>
            </w:r>
            <w:r w:rsidRPr="001F0E83">
              <w:rPr>
                <w:rFonts w:ascii="宋体" w:eastAsia="宋体" w:hAnsi="宋体" w:cs="宋体"/>
                <w:sz w:val="20"/>
                <w:szCs w:val="20"/>
              </w:rPr>
              <w:t>结合住院次数、地点及康复需求酌定</w:t>
            </w:r>
            <w:r>
              <w:rPr>
                <w:rFonts w:ascii="宋体" w:eastAsia="宋体" w:hAnsi="宋体" w:cs="宋体" w:hint="eastAsia"/>
                <w:sz w:val="20"/>
                <w:szCs w:val="20"/>
              </w:rPr>
              <w:t>）</w:t>
            </w:r>
          </w:p>
        </w:tc>
      </w:tr>
      <w:tr w:rsidR="0016133B" w:rsidRPr="001F0E83" w14:paraId="736F833C" w14:textId="77777777" w:rsidTr="00357DE8">
        <w:trPr>
          <w:trHeight w:val="23"/>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4FE7B5"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10</w:t>
            </w:r>
          </w:p>
        </w:tc>
        <w:tc>
          <w:tcPr>
            <w:tcW w:w="189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78CC51" w14:textId="77777777"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鉴定费</w:t>
            </w:r>
          </w:p>
        </w:tc>
        <w:tc>
          <w:tcPr>
            <w:tcW w:w="637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4316CB" w14:textId="434F59F9" w:rsidR="0016133B" w:rsidRPr="001F0E83" w:rsidRDefault="0016133B" w:rsidP="001F0E83">
            <w:pPr>
              <w:widowControl/>
              <w:jc w:val="left"/>
              <w:rPr>
                <w:rFonts w:ascii="宋体" w:eastAsia="宋体" w:hAnsi="宋体" w:cs="宋体"/>
                <w:sz w:val="20"/>
                <w:szCs w:val="20"/>
              </w:rPr>
            </w:pPr>
            <w:r w:rsidRPr="001F0E83">
              <w:rPr>
                <w:rFonts w:ascii="宋体" w:eastAsia="宋体" w:hAnsi="宋体" w:cs="宋体"/>
                <w:sz w:val="20"/>
                <w:szCs w:val="20"/>
              </w:rPr>
              <w:t>2280（伤残鉴定）+1800（辅助器具评估）</w:t>
            </w:r>
            <w:r>
              <w:rPr>
                <w:rFonts w:ascii="宋体" w:eastAsia="宋体" w:hAnsi="宋体" w:cs="宋体" w:hint="eastAsia"/>
                <w:sz w:val="20"/>
                <w:szCs w:val="20"/>
              </w:rPr>
              <w:t>=</w:t>
            </w:r>
            <w:r w:rsidRPr="001F0E83">
              <w:rPr>
                <w:rFonts w:ascii="宋体" w:eastAsia="宋体" w:hAnsi="宋体" w:cs="宋体"/>
                <w:sz w:val="20"/>
                <w:szCs w:val="20"/>
              </w:rPr>
              <w:t>4080</w:t>
            </w:r>
            <w:r>
              <w:rPr>
                <w:rFonts w:ascii="宋体" w:eastAsia="宋体" w:hAnsi="宋体" w:cs="宋体" w:hint="eastAsia"/>
                <w:sz w:val="20"/>
                <w:szCs w:val="20"/>
              </w:rPr>
              <w:t>元</w:t>
            </w:r>
          </w:p>
        </w:tc>
      </w:tr>
      <w:tr w:rsidR="0016133B" w:rsidRPr="001F0E83" w14:paraId="135A600E" w14:textId="77777777" w:rsidTr="00357DE8">
        <w:trPr>
          <w:trHeight w:val="23"/>
        </w:trPr>
        <w:tc>
          <w:tcPr>
            <w:tcW w:w="7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DD2319F" w14:textId="77777777" w:rsidR="0016133B" w:rsidRPr="001F0E83" w:rsidRDefault="0016133B" w:rsidP="001F0E83">
            <w:pPr>
              <w:widowControl/>
              <w:jc w:val="left"/>
              <w:rPr>
                <w:rFonts w:ascii="宋体" w:eastAsia="宋体" w:hAnsi="宋体" w:cs="宋体"/>
                <w:sz w:val="20"/>
                <w:szCs w:val="20"/>
              </w:rPr>
            </w:pPr>
          </w:p>
        </w:tc>
        <w:tc>
          <w:tcPr>
            <w:tcW w:w="8272"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FEA1CA9" w14:textId="5D532636" w:rsidR="0016133B" w:rsidRPr="001F0E83" w:rsidRDefault="0016133B" w:rsidP="001F0E83">
            <w:pPr>
              <w:widowControl/>
              <w:jc w:val="left"/>
              <w:rPr>
                <w:rFonts w:ascii="宋体" w:eastAsia="宋体" w:hAnsi="宋体" w:cs="宋体"/>
                <w:sz w:val="20"/>
                <w:szCs w:val="20"/>
              </w:rPr>
            </w:pPr>
            <w:r>
              <w:rPr>
                <w:rFonts w:ascii="宋体" w:eastAsia="宋体" w:hAnsi="宋体" w:cs="宋体" w:hint="eastAsia"/>
                <w:sz w:val="20"/>
                <w:szCs w:val="20"/>
              </w:rPr>
              <w:t>合计：</w:t>
            </w:r>
          </w:p>
        </w:tc>
      </w:tr>
    </w:tbl>
    <w:p w14:paraId="1D60BD96" w14:textId="77777777" w:rsidR="001F0E83" w:rsidRPr="001F0E83" w:rsidRDefault="001F0E83" w:rsidP="001F0E83">
      <w:pPr>
        <w:widowControl/>
        <w:jc w:val="left"/>
        <w:rPr>
          <w:rFonts w:ascii="宋体" w:eastAsia="宋体" w:hAnsi="宋体" w:cs="宋体"/>
          <w:sz w:val="24"/>
          <w:szCs w:val="24"/>
        </w:rPr>
      </w:pPr>
    </w:p>
    <w:p w14:paraId="51409CFC" w14:textId="77777777" w:rsidR="001A45C9" w:rsidRDefault="001A45C9">
      <w:pPr>
        <w:widowControl/>
        <w:jc w:val="left"/>
        <w:rPr>
          <w:rFonts w:ascii="宋体" w:eastAsia="宋体" w:hAnsi="宋体" w:cs="宋体"/>
          <w:b/>
          <w:bCs/>
          <w:kern w:val="36"/>
          <w:sz w:val="48"/>
          <w:szCs w:val="48"/>
        </w:rPr>
      </w:pPr>
      <w:r>
        <w:rPr>
          <w:rFonts w:ascii="宋体" w:eastAsia="宋体" w:hAnsi="宋体" w:cs="宋体"/>
          <w:b/>
          <w:bCs/>
          <w:kern w:val="36"/>
          <w:sz w:val="48"/>
          <w:szCs w:val="48"/>
        </w:rPr>
        <w:br w:type="page"/>
      </w:r>
    </w:p>
    <w:p w14:paraId="2355F7CA" w14:textId="14530DAF" w:rsidR="001F0E83" w:rsidRPr="001F0E83" w:rsidRDefault="001F0E83" w:rsidP="00E0767C">
      <w:pPr>
        <w:widowControl/>
        <w:spacing w:before="100" w:beforeAutospacing="1" w:after="100" w:afterAutospacing="1"/>
        <w:jc w:val="center"/>
        <w:outlineLvl w:val="0"/>
        <w:rPr>
          <w:rFonts w:ascii="宋体" w:eastAsia="宋体" w:hAnsi="宋体" w:cs="宋体"/>
          <w:b/>
          <w:bCs/>
          <w:kern w:val="36"/>
          <w:sz w:val="48"/>
          <w:szCs w:val="48"/>
        </w:rPr>
      </w:pPr>
      <w:r w:rsidRPr="001F0E83">
        <w:rPr>
          <w:rFonts w:ascii="宋体" w:eastAsia="宋体" w:hAnsi="宋体" w:cs="宋体"/>
          <w:b/>
          <w:bCs/>
          <w:kern w:val="36"/>
          <w:sz w:val="48"/>
          <w:szCs w:val="48"/>
        </w:rPr>
        <w:lastRenderedPageBreak/>
        <w:t>证据目录</w:t>
      </w:r>
    </w:p>
    <w:tbl>
      <w:tblPr>
        <w:tblW w:w="9064" w:type="dxa"/>
        <w:tblCellMar>
          <w:top w:w="15" w:type="dxa"/>
          <w:left w:w="15" w:type="dxa"/>
          <w:bottom w:w="15" w:type="dxa"/>
          <w:right w:w="15" w:type="dxa"/>
        </w:tblCellMar>
        <w:tblLook w:val="04A0" w:firstRow="1" w:lastRow="0" w:firstColumn="1" w:lastColumn="0" w:noHBand="0" w:noVBand="1"/>
      </w:tblPr>
      <w:tblGrid>
        <w:gridCol w:w="843"/>
        <w:gridCol w:w="8221"/>
      </w:tblGrid>
      <w:tr w:rsidR="00772189" w:rsidRPr="00B940FF" w14:paraId="1138919F" w14:textId="77777777" w:rsidTr="00772189">
        <w:trPr>
          <w:trHeight w:val="274"/>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0FC11F" w14:textId="77777777" w:rsidR="00772189" w:rsidRPr="00B940FF" w:rsidRDefault="00772189" w:rsidP="00772189">
            <w:pPr>
              <w:widowControl/>
              <w:jc w:val="center"/>
              <w:rPr>
                <w:rFonts w:ascii="宋体" w:eastAsia="宋体" w:hAnsi="宋体" w:cs="宋体"/>
                <w:b/>
                <w:bCs/>
                <w:sz w:val="22"/>
                <w:szCs w:val="22"/>
              </w:rPr>
            </w:pPr>
            <w:r w:rsidRPr="00B940FF">
              <w:rPr>
                <w:rFonts w:ascii="宋体" w:eastAsia="宋体" w:hAnsi="宋体" w:cs="宋体"/>
                <w:b/>
                <w:bCs/>
                <w:sz w:val="22"/>
                <w:szCs w:val="22"/>
              </w:rPr>
              <w:t>序号</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7099B4" w14:textId="77777777" w:rsidR="00772189" w:rsidRPr="00B940FF" w:rsidRDefault="00772189" w:rsidP="00772189">
            <w:pPr>
              <w:widowControl/>
              <w:jc w:val="center"/>
              <w:rPr>
                <w:rFonts w:ascii="宋体" w:eastAsia="宋体" w:hAnsi="宋体" w:cs="宋体"/>
                <w:b/>
                <w:bCs/>
                <w:sz w:val="22"/>
                <w:szCs w:val="22"/>
              </w:rPr>
            </w:pPr>
            <w:r w:rsidRPr="00B940FF">
              <w:rPr>
                <w:rFonts w:ascii="宋体" w:eastAsia="宋体" w:hAnsi="宋体" w:cs="宋体"/>
                <w:b/>
                <w:bCs/>
                <w:sz w:val="22"/>
                <w:szCs w:val="22"/>
              </w:rPr>
              <w:t>证据名称</w:t>
            </w:r>
          </w:p>
        </w:tc>
      </w:tr>
      <w:tr w:rsidR="00772189" w:rsidRPr="001F0E83" w14:paraId="5300273F" w14:textId="77777777" w:rsidTr="00772189">
        <w:trPr>
          <w:trHeight w:val="217"/>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374A1E" w14:textId="77777777"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1</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233411" w14:textId="4DADB35E"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原告李茂川及三被告主体信息材料</w:t>
            </w:r>
            <w:r>
              <w:rPr>
                <w:rFonts w:ascii="宋体" w:eastAsia="宋体" w:hAnsi="宋体" w:cs="宋体" w:hint="eastAsia"/>
                <w:sz w:val="20"/>
                <w:szCs w:val="20"/>
              </w:rPr>
              <w:t>：</w:t>
            </w:r>
            <w:r w:rsidRPr="001F0E83">
              <w:rPr>
                <w:rFonts w:ascii="宋体" w:eastAsia="宋体" w:hAnsi="宋体" w:cs="宋体"/>
                <w:sz w:val="20"/>
                <w:szCs w:val="20"/>
              </w:rPr>
              <w:t>证明原、被告主体资格适格</w:t>
            </w:r>
          </w:p>
        </w:tc>
      </w:tr>
      <w:tr w:rsidR="00772189" w:rsidRPr="001F0E83" w14:paraId="38CC20A7" w14:textId="77777777" w:rsidTr="00772189">
        <w:trPr>
          <w:trHeight w:val="585"/>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EE6E3C" w14:textId="77777777"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2</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07BF2D" w14:textId="5787AA98"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武汉市公安局新洲区分局交通大队《道路交通事故认定书》（第420117590000330677号）</w:t>
            </w:r>
            <w:r>
              <w:rPr>
                <w:rFonts w:ascii="宋体" w:eastAsia="宋体" w:hAnsi="宋体" w:cs="宋体" w:hint="eastAsia"/>
                <w:sz w:val="20"/>
                <w:szCs w:val="20"/>
              </w:rPr>
              <w:t>。证明：</w:t>
            </w:r>
            <w:r w:rsidRPr="001F0E83">
              <w:rPr>
                <w:rFonts w:ascii="宋体" w:eastAsia="宋体" w:hAnsi="宋体" w:cs="宋体"/>
                <w:sz w:val="20"/>
                <w:szCs w:val="20"/>
              </w:rPr>
              <w:t>证明案涉交通事故发生经过，被告戴惠敏承担全部责任，原告无责任</w:t>
            </w:r>
          </w:p>
        </w:tc>
      </w:tr>
      <w:tr w:rsidR="00772189" w:rsidRPr="001F0E83" w14:paraId="1F5287E3" w14:textId="77777777" w:rsidTr="00772189">
        <w:trPr>
          <w:trHeight w:val="585"/>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0D6790" w14:textId="77777777"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3</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4AA65A" w14:textId="3505FAA5"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武汉刘三屋中医骨伤医院、华中科技大学同济医学院附属同济医院、武汉市新洲区中医医院、武汉市新洲区骨伤专科医院</w:t>
            </w:r>
            <w:r>
              <w:rPr>
                <w:rFonts w:ascii="宋体" w:eastAsia="宋体" w:hAnsi="宋体" w:cs="宋体" w:hint="eastAsia"/>
                <w:sz w:val="20"/>
                <w:szCs w:val="20"/>
              </w:rPr>
              <w:t>的</w:t>
            </w:r>
            <w:r w:rsidRPr="001F0E83">
              <w:rPr>
                <w:rFonts w:ascii="宋体" w:eastAsia="宋体" w:hAnsi="宋体" w:cs="宋体"/>
                <w:sz w:val="20"/>
                <w:szCs w:val="20"/>
              </w:rPr>
              <w:t>住院病案、住院费用汇总单、医药费发票、复查发票等</w:t>
            </w:r>
            <w:r>
              <w:rPr>
                <w:rFonts w:ascii="宋体" w:eastAsia="宋体" w:hAnsi="宋体" w:cs="宋体" w:hint="eastAsia"/>
                <w:sz w:val="20"/>
                <w:szCs w:val="20"/>
              </w:rPr>
              <w:t>。</w:t>
            </w:r>
            <w:r w:rsidRPr="001F0E83">
              <w:rPr>
                <w:rFonts w:ascii="宋体" w:eastAsia="宋体" w:hAnsi="宋体" w:cs="宋体"/>
                <w:sz w:val="20"/>
                <w:szCs w:val="20"/>
              </w:rPr>
              <w:t>证明原告因本次事故导致的伤情、多次住院治疗经过及医疗费实际支出情况</w:t>
            </w:r>
          </w:p>
        </w:tc>
      </w:tr>
      <w:tr w:rsidR="00772189" w:rsidRPr="001F0E83" w14:paraId="0960D147" w14:textId="77777777" w:rsidTr="00772189">
        <w:trPr>
          <w:trHeight w:val="585"/>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3E45D" w14:textId="77777777"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4</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CC868C" w14:textId="0A3B4470"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武汉福田爱民司法鉴定中心</w:t>
            </w:r>
            <w:r>
              <w:rPr>
                <w:rFonts w:ascii="宋体" w:eastAsia="宋体" w:hAnsi="宋体" w:cs="宋体" w:hint="eastAsia"/>
                <w:sz w:val="20"/>
                <w:szCs w:val="20"/>
              </w:rPr>
              <w:t>出具的</w:t>
            </w:r>
            <w:r w:rsidRPr="001F0E83">
              <w:rPr>
                <w:rFonts w:ascii="宋体" w:eastAsia="宋体" w:hAnsi="宋体" w:cs="宋体"/>
                <w:sz w:val="20"/>
                <w:szCs w:val="20"/>
              </w:rPr>
              <w:t>《司法鉴定意见书》（武福爱【2025】临鉴字第5759号）及鉴定费发票</w:t>
            </w:r>
            <w:r>
              <w:rPr>
                <w:rFonts w:ascii="宋体" w:eastAsia="宋体" w:hAnsi="宋体" w:cs="宋体" w:hint="eastAsia"/>
                <w:sz w:val="20"/>
                <w:szCs w:val="20"/>
              </w:rPr>
              <w:t>。</w:t>
            </w:r>
            <w:r w:rsidRPr="001F0E83">
              <w:rPr>
                <w:rFonts w:ascii="宋体" w:eastAsia="宋体" w:hAnsi="宋体" w:cs="宋体"/>
                <w:sz w:val="20"/>
                <w:szCs w:val="20"/>
              </w:rPr>
              <w:t>证明原告颅脑损伤后遗留四肢瘫构成一级伤残，交通事故外伤参与度为50%；明确后续诊疗项目、误工期/护理期/营养期（均24个月）及完全护理依赖程度；证明伤残鉴定费2280元支出</w:t>
            </w:r>
          </w:p>
        </w:tc>
      </w:tr>
      <w:tr w:rsidR="00772189" w:rsidRPr="001F0E83" w14:paraId="3D946C52" w14:textId="77777777" w:rsidTr="00772189">
        <w:trPr>
          <w:trHeight w:val="585"/>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4940AC" w14:textId="77777777"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5</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42E2F2" w14:textId="0F5E9F3F"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武汉艾克瑟伦特咨询有限公司</w:t>
            </w:r>
            <w:r>
              <w:rPr>
                <w:rFonts w:ascii="宋体" w:eastAsia="宋体" w:hAnsi="宋体" w:cs="宋体" w:hint="eastAsia"/>
                <w:sz w:val="20"/>
                <w:szCs w:val="20"/>
              </w:rPr>
              <w:t>的</w:t>
            </w:r>
            <w:r w:rsidRPr="001F0E83">
              <w:rPr>
                <w:rFonts w:ascii="宋体" w:eastAsia="宋体" w:hAnsi="宋体" w:cs="宋体"/>
                <w:sz w:val="20"/>
                <w:szCs w:val="20"/>
              </w:rPr>
              <w:t>《康复辅助器具配置评估意见书》（EXCELLENCE（2025）第12-15-1号）及评估费发票</w:t>
            </w:r>
            <w:r>
              <w:rPr>
                <w:rFonts w:ascii="宋体" w:eastAsia="宋体" w:hAnsi="宋体" w:cs="宋体" w:hint="eastAsia"/>
                <w:sz w:val="20"/>
                <w:szCs w:val="20"/>
              </w:rPr>
              <w:t>。</w:t>
            </w:r>
            <w:r w:rsidRPr="001F0E83">
              <w:rPr>
                <w:rFonts w:ascii="宋体" w:eastAsia="宋体" w:hAnsi="宋体" w:cs="宋体"/>
                <w:sz w:val="20"/>
                <w:szCs w:val="20"/>
              </w:rPr>
              <w:t>证明原告所需康复辅助器具的品类、价格、使用寿命、维修费用及更换周期；证明评估费1800元支出</w:t>
            </w:r>
          </w:p>
        </w:tc>
      </w:tr>
      <w:tr w:rsidR="00772189" w:rsidRPr="001F0E83" w14:paraId="22C43E67" w14:textId="77777777" w:rsidTr="00772189">
        <w:trPr>
          <w:trHeight w:val="585"/>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461646" w14:textId="6CC1854B" w:rsidR="00772189" w:rsidRPr="001F0E83" w:rsidRDefault="00772189" w:rsidP="001F0E83">
            <w:pPr>
              <w:widowControl/>
              <w:jc w:val="left"/>
              <w:rPr>
                <w:rFonts w:ascii="宋体" w:eastAsia="宋体" w:hAnsi="宋体" w:cs="宋体"/>
                <w:sz w:val="20"/>
                <w:szCs w:val="20"/>
              </w:rPr>
            </w:pPr>
            <w:r>
              <w:rPr>
                <w:rFonts w:ascii="宋体" w:eastAsia="宋体" w:hAnsi="宋体" w:cs="宋体" w:hint="eastAsia"/>
                <w:sz w:val="20"/>
                <w:szCs w:val="20"/>
              </w:rPr>
              <w:t>6</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D16F59" w14:textId="34024FD8"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鄂W3A586小型汽车行驶证、戴惠敏驾驶证复印件</w:t>
            </w:r>
            <w:r>
              <w:rPr>
                <w:rFonts w:ascii="宋体" w:eastAsia="宋体" w:hAnsi="宋体" w:cs="宋体" w:hint="eastAsia"/>
                <w:sz w:val="20"/>
                <w:szCs w:val="20"/>
              </w:rPr>
              <w:t>。</w:t>
            </w:r>
            <w:r w:rsidRPr="001F0E83">
              <w:rPr>
                <w:rFonts w:ascii="宋体" w:eastAsia="宋体" w:hAnsi="宋体" w:cs="宋体"/>
                <w:sz w:val="20"/>
                <w:szCs w:val="20"/>
              </w:rPr>
              <w:t>证明案涉车辆所有人为杜全红，驾驶人戴惠敏具备合法驾驶资格</w:t>
            </w:r>
          </w:p>
        </w:tc>
      </w:tr>
      <w:tr w:rsidR="00772189" w:rsidRPr="001F0E83" w14:paraId="119982C2" w14:textId="77777777" w:rsidTr="00772189">
        <w:trPr>
          <w:trHeight w:val="585"/>
        </w:trPr>
        <w:tc>
          <w:tcPr>
            <w:tcW w:w="84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9AC3B7" w14:textId="07DADD99" w:rsidR="00772189" w:rsidRPr="001F0E83" w:rsidRDefault="00772189" w:rsidP="001F0E83">
            <w:pPr>
              <w:widowControl/>
              <w:jc w:val="left"/>
              <w:rPr>
                <w:rFonts w:ascii="宋体" w:eastAsia="宋体" w:hAnsi="宋体" w:cs="宋体"/>
                <w:sz w:val="20"/>
                <w:szCs w:val="20"/>
              </w:rPr>
            </w:pPr>
            <w:r>
              <w:rPr>
                <w:rFonts w:ascii="宋体" w:eastAsia="宋体" w:hAnsi="宋体" w:cs="宋体" w:hint="eastAsia"/>
                <w:sz w:val="20"/>
                <w:szCs w:val="20"/>
              </w:rPr>
              <w:t>7</w:t>
            </w:r>
          </w:p>
        </w:tc>
        <w:tc>
          <w:tcPr>
            <w:tcW w:w="82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33C91" w14:textId="639694E7" w:rsidR="00772189" w:rsidRPr="001F0E83" w:rsidRDefault="00772189" w:rsidP="001F0E83">
            <w:pPr>
              <w:widowControl/>
              <w:jc w:val="left"/>
              <w:rPr>
                <w:rFonts w:ascii="宋体" w:eastAsia="宋体" w:hAnsi="宋体" w:cs="宋体"/>
                <w:sz w:val="20"/>
                <w:szCs w:val="20"/>
              </w:rPr>
            </w:pPr>
            <w:r w:rsidRPr="001F0E83">
              <w:rPr>
                <w:rFonts w:ascii="宋体" w:eastAsia="宋体" w:hAnsi="宋体" w:cs="宋体"/>
                <w:sz w:val="20"/>
                <w:szCs w:val="20"/>
              </w:rPr>
              <w:t>交强险及第三者责任险保险单复印件</w:t>
            </w:r>
            <w:r>
              <w:rPr>
                <w:rFonts w:ascii="宋体" w:eastAsia="宋体" w:hAnsi="宋体" w:cs="宋体" w:hint="eastAsia"/>
                <w:sz w:val="20"/>
                <w:szCs w:val="20"/>
              </w:rPr>
              <w:t>。</w:t>
            </w:r>
            <w:r w:rsidRPr="001F0E83">
              <w:rPr>
                <w:rFonts w:ascii="宋体" w:eastAsia="宋体" w:hAnsi="宋体" w:cs="宋体"/>
                <w:sz w:val="20"/>
                <w:szCs w:val="20"/>
              </w:rPr>
              <w:t>证明案涉车辆的投保情况，事故发生在保险期间内，保险公司应在责任限额内承担赔付责任</w:t>
            </w:r>
          </w:p>
        </w:tc>
      </w:tr>
    </w:tbl>
    <w:p w14:paraId="493A0D84" w14:textId="77777777" w:rsidR="001F0E83" w:rsidRPr="001F0E83" w:rsidRDefault="001F0E83" w:rsidP="001F0E83">
      <w:pPr>
        <w:widowControl/>
        <w:jc w:val="left"/>
        <w:rPr>
          <w:rFonts w:ascii="宋体" w:eastAsia="宋体" w:hAnsi="宋体" w:cs="宋体"/>
          <w:sz w:val="24"/>
          <w:szCs w:val="24"/>
        </w:rPr>
      </w:pPr>
    </w:p>
    <w:p w14:paraId="53254DE7" w14:textId="77777777" w:rsidR="001F0E83" w:rsidRPr="001F0E83" w:rsidRDefault="001F0E83" w:rsidP="00E059A9">
      <w:pPr>
        <w:widowControl/>
        <w:jc w:val="right"/>
        <w:rPr>
          <w:rFonts w:ascii="宋体" w:eastAsia="宋体" w:hAnsi="宋体" w:cs="宋体"/>
          <w:sz w:val="24"/>
          <w:szCs w:val="24"/>
        </w:rPr>
      </w:pPr>
      <w:r w:rsidRPr="001F0E83">
        <w:rPr>
          <w:rFonts w:ascii="宋体" w:eastAsia="宋体" w:hAnsi="宋体" w:cs="宋体"/>
          <w:sz w:val="24"/>
          <w:szCs w:val="24"/>
        </w:rPr>
        <w:t>证据提交人：__________</w:t>
      </w:r>
    </w:p>
    <w:p w14:paraId="355A52B1" w14:textId="71CE4C1D" w:rsidR="0027122D" w:rsidRPr="001A45C9" w:rsidRDefault="0027122D" w:rsidP="001A45C9">
      <w:pPr>
        <w:widowControl/>
        <w:jc w:val="right"/>
        <w:rPr>
          <w:rFonts w:ascii="宋体" w:eastAsia="宋体" w:hAnsi="宋体" w:cs="宋体"/>
          <w:sz w:val="24"/>
          <w:szCs w:val="24"/>
        </w:rPr>
      </w:pPr>
    </w:p>
    <w:sectPr w:rsidR="0027122D" w:rsidRPr="001A45C9">
      <w:pgSz w:w="11906" w:h="16838"/>
      <w:pgMar w:top="1213" w:right="1463" w:bottom="1270" w:left="14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268755"/>
    <w:multiLevelType w:val="singleLevel"/>
    <w:tmpl w:val="F8268755"/>
    <w:lvl w:ilvl="0">
      <w:start w:val="1"/>
      <w:numFmt w:val="decimal"/>
      <w:suff w:val="nothing"/>
      <w:lvlText w:val="%1、"/>
      <w:lvlJc w:val="left"/>
      <w:pPr>
        <w:ind w:left="0"/>
      </w:pPr>
    </w:lvl>
  </w:abstractNum>
  <w:abstractNum w:abstractNumId="1" w15:restartNumberingAfterBreak="0">
    <w:nsid w:val="00000001"/>
    <w:multiLevelType w:val="multilevel"/>
    <w:tmpl w:val="0000000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1566832"/>
    <w:multiLevelType w:val="multilevel"/>
    <w:tmpl w:val="0FD4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217C50"/>
    <w:multiLevelType w:val="multilevel"/>
    <w:tmpl w:val="D80AB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01F9A"/>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7321F"/>
    <w:multiLevelType w:val="hybridMultilevel"/>
    <w:tmpl w:val="F392AD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60F5889"/>
    <w:multiLevelType w:val="hybridMultilevel"/>
    <w:tmpl w:val="A190B0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CF3D5A"/>
    <w:multiLevelType w:val="multilevel"/>
    <w:tmpl w:val="A862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E42E2"/>
    <w:multiLevelType w:val="multilevel"/>
    <w:tmpl w:val="34BA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67068"/>
    <w:multiLevelType w:val="multilevel"/>
    <w:tmpl w:val="3A36706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B672D71"/>
    <w:multiLevelType w:val="multilevel"/>
    <w:tmpl w:val="FFC6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7D73BBB"/>
    <w:multiLevelType w:val="hybridMultilevel"/>
    <w:tmpl w:val="675CCCC2"/>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F7B5D29"/>
    <w:multiLevelType w:val="multilevel"/>
    <w:tmpl w:val="7720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65AAD"/>
    <w:multiLevelType w:val="hybridMultilevel"/>
    <w:tmpl w:val="835CC79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0F">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31362A3"/>
    <w:multiLevelType w:val="multilevel"/>
    <w:tmpl w:val="731362A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6740043"/>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714315">
    <w:abstractNumId w:val="0"/>
  </w:num>
  <w:num w:numId="2" w16cid:durableId="954289111">
    <w:abstractNumId w:val="10"/>
  </w:num>
  <w:num w:numId="3" w16cid:durableId="691805770">
    <w:abstractNumId w:val="1"/>
  </w:num>
  <w:num w:numId="4" w16cid:durableId="1210605736">
    <w:abstractNumId w:val="16"/>
  </w:num>
  <w:num w:numId="5" w16cid:durableId="651329498">
    <w:abstractNumId w:val="7"/>
  </w:num>
  <w:num w:numId="6" w16cid:durableId="1887982181">
    <w:abstractNumId w:val="15"/>
  </w:num>
  <w:num w:numId="7" w16cid:durableId="1519194274">
    <w:abstractNumId w:val="13"/>
  </w:num>
  <w:num w:numId="8" w16cid:durableId="409232929">
    <w:abstractNumId w:val="12"/>
  </w:num>
  <w:num w:numId="9" w16cid:durableId="914970537">
    <w:abstractNumId w:val="3"/>
  </w:num>
  <w:num w:numId="10" w16cid:durableId="1075543695">
    <w:abstractNumId w:val="6"/>
  </w:num>
  <w:num w:numId="11" w16cid:durableId="1383672057">
    <w:abstractNumId w:val="8"/>
  </w:num>
  <w:num w:numId="12" w16cid:durableId="2100365843">
    <w:abstractNumId w:val="2"/>
  </w:num>
  <w:num w:numId="13" w16cid:durableId="423841391">
    <w:abstractNumId w:val="9"/>
  </w:num>
  <w:num w:numId="14" w16cid:durableId="1253856581">
    <w:abstractNumId w:val="11"/>
  </w:num>
  <w:num w:numId="15" w16cid:durableId="1202590964">
    <w:abstractNumId w:val="5"/>
  </w:num>
  <w:num w:numId="16" w16cid:durableId="1629044349">
    <w:abstractNumId w:val="4"/>
  </w:num>
  <w:num w:numId="17" w16cid:durableId="40331106">
    <w:abstractNumId w:val="14"/>
  </w:num>
  <w:num w:numId="18" w16cid:durableId="73243387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65463">
    <w15:presenceInfo w15:providerId="AD" w15:userId="S::c65463@3658.pro::afa75ea8-df61-4a82-bac2-c4c4bd29bb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ZjYjYyZWUwMWFlNjExZjg1Y2U2MTQyMjBhNTIzM2UifQ=="/>
    <w:docVar w:name="KSO_WPS_MARK_KEY" w:val="a4c91f41-8f5c-43e8-80f6-655f5e897f33"/>
  </w:docVars>
  <w:rsids>
    <w:rsidRoot w:val="66C82A09"/>
    <w:rsid w:val="00001236"/>
    <w:rsid w:val="00017CD4"/>
    <w:rsid w:val="00021823"/>
    <w:rsid w:val="00027955"/>
    <w:rsid w:val="0004092A"/>
    <w:rsid w:val="000505C3"/>
    <w:rsid w:val="0006716A"/>
    <w:rsid w:val="00074965"/>
    <w:rsid w:val="00077448"/>
    <w:rsid w:val="00090D02"/>
    <w:rsid w:val="00096921"/>
    <w:rsid w:val="000A71AB"/>
    <w:rsid w:val="000B3E00"/>
    <w:rsid w:val="000C0E45"/>
    <w:rsid w:val="000C289B"/>
    <w:rsid w:val="0010099B"/>
    <w:rsid w:val="0010349F"/>
    <w:rsid w:val="00103DA4"/>
    <w:rsid w:val="00104C7E"/>
    <w:rsid w:val="00106899"/>
    <w:rsid w:val="00117291"/>
    <w:rsid w:val="0012117B"/>
    <w:rsid w:val="00131CDE"/>
    <w:rsid w:val="0013426D"/>
    <w:rsid w:val="00136774"/>
    <w:rsid w:val="00155AE3"/>
    <w:rsid w:val="0016133B"/>
    <w:rsid w:val="00164EEA"/>
    <w:rsid w:val="001678EA"/>
    <w:rsid w:val="00171E17"/>
    <w:rsid w:val="00172738"/>
    <w:rsid w:val="00182550"/>
    <w:rsid w:val="001867E9"/>
    <w:rsid w:val="0019090E"/>
    <w:rsid w:val="001A2A92"/>
    <w:rsid w:val="001A45C9"/>
    <w:rsid w:val="001A726B"/>
    <w:rsid w:val="001D1EE1"/>
    <w:rsid w:val="001D2EAD"/>
    <w:rsid w:val="001D7E84"/>
    <w:rsid w:val="001E0D2B"/>
    <w:rsid w:val="001E77D6"/>
    <w:rsid w:val="001F0E83"/>
    <w:rsid w:val="001F25CC"/>
    <w:rsid w:val="001F6AA0"/>
    <w:rsid w:val="001F6C85"/>
    <w:rsid w:val="001F79DC"/>
    <w:rsid w:val="001F7E1D"/>
    <w:rsid w:val="00201D2A"/>
    <w:rsid w:val="0020463E"/>
    <w:rsid w:val="00204F25"/>
    <w:rsid w:val="00247591"/>
    <w:rsid w:val="002553B9"/>
    <w:rsid w:val="0026714F"/>
    <w:rsid w:val="0027122D"/>
    <w:rsid w:val="002735AA"/>
    <w:rsid w:val="0027665F"/>
    <w:rsid w:val="002833F8"/>
    <w:rsid w:val="00284DB5"/>
    <w:rsid w:val="002A20D1"/>
    <w:rsid w:val="002A70C3"/>
    <w:rsid w:val="002B198C"/>
    <w:rsid w:val="002B36EE"/>
    <w:rsid w:val="002C7CB7"/>
    <w:rsid w:val="002D5348"/>
    <w:rsid w:val="002E06E6"/>
    <w:rsid w:val="002E4123"/>
    <w:rsid w:val="002F2F90"/>
    <w:rsid w:val="002F6812"/>
    <w:rsid w:val="003021E2"/>
    <w:rsid w:val="00312254"/>
    <w:rsid w:val="00321AF6"/>
    <w:rsid w:val="003376D7"/>
    <w:rsid w:val="00337D4D"/>
    <w:rsid w:val="003410F1"/>
    <w:rsid w:val="0034445E"/>
    <w:rsid w:val="00356A62"/>
    <w:rsid w:val="00357DE8"/>
    <w:rsid w:val="003644B9"/>
    <w:rsid w:val="00365800"/>
    <w:rsid w:val="00372F05"/>
    <w:rsid w:val="00374EAC"/>
    <w:rsid w:val="00386064"/>
    <w:rsid w:val="00397520"/>
    <w:rsid w:val="003A089D"/>
    <w:rsid w:val="003A08B3"/>
    <w:rsid w:val="003A38B1"/>
    <w:rsid w:val="003A7CC8"/>
    <w:rsid w:val="00411B37"/>
    <w:rsid w:val="00414BC2"/>
    <w:rsid w:val="004417BB"/>
    <w:rsid w:val="00465E98"/>
    <w:rsid w:val="00470D64"/>
    <w:rsid w:val="004808FC"/>
    <w:rsid w:val="004A7618"/>
    <w:rsid w:val="004B17E6"/>
    <w:rsid w:val="004B3442"/>
    <w:rsid w:val="004C64DB"/>
    <w:rsid w:val="004D37A7"/>
    <w:rsid w:val="004F3DA3"/>
    <w:rsid w:val="004F6A4A"/>
    <w:rsid w:val="004F771E"/>
    <w:rsid w:val="00516EFB"/>
    <w:rsid w:val="005217F7"/>
    <w:rsid w:val="00523319"/>
    <w:rsid w:val="005312FE"/>
    <w:rsid w:val="005322C6"/>
    <w:rsid w:val="00532FA8"/>
    <w:rsid w:val="0053795C"/>
    <w:rsid w:val="0054466D"/>
    <w:rsid w:val="00554293"/>
    <w:rsid w:val="00561FB8"/>
    <w:rsid w:val="005728A8"/>
    <w:rsid w:val="00574B20"/>
    <w:rsid w:val="00592374"/>
    <w:rsid w:val="005A0C4E"/>
    <w:rsid w:val="005A3ABC"/>
    <w:rsid w:val="005B1FC7"/>
    <w:rsid w:val="005D24A0"/>
    <w:rsid w:val="005D32C6"/>
    <w:rsid w:val="005D42E7"/>
    <w:rsid w:val="005E1DDE"/>
    <w:rsid w:val="005E3CDE"/>
    <w:rsid w:val="005F0D3C"/>
    <w:rsid w:val="005F442B"/>
    <w:rsid w:val="005F7FE7"/>
    <w:rsid w:val="00605ABD"/>
    <w:rsid w:val="00607567"/>
    <w:rsid w:val="00613189"/>
    <w:rsid w:val="0061494F"/>
    <w:rsid w:val="00616EBC"/>
    <w:rsid w:val="00622924"/>
    <w:rsid w:val="006271D9"/>
    <w:rsid w:val="006274E3"/>
    <w:rsid w:val="00633832"/>
    <w:rsid w:val="006378F6"/>
    <w:rsid w:val="0063793A"/>
    <w:rsid w:val="00641ACE"/>
    <w:rsid w:val="006433F7"/>
    <w:rsid w:val="00657E16"/>
    <w:rsid w:val="00661523"/>
    <w:rsid w:val="00665C08"/>
    <w:rsid w:val="00671644"/>
    <w:rsid w:val="006729D3"/>
    <w:rsid w:val="00674751"/>
    <w:rsid w:val="00677B66"/>
    <w:rsid w:val="00685EC8"/>
    <w:rsid w:val="006A6FAE"/>
    <w:rsid w:val="006A73AC"/>
    <w:rsid w:val="006D0369"/>
    <w:rsid w:val="006E5A98"/>
    <w:rsid w:val="006E7CD2"/>
    <w:rsid w:val="00700DB5"/>
    <w:rsid w:val="00716909"/>
    <w:rsid w:val="007173D6"/>
    <w:rsid w:val="00722F56"/>
    <w:rsid w:val="007324DF"/>
    <w:rsid w:val="00733F7E"/>
    <w:rsid w:val="00753F66"/>
    <w:rsid w:val="007578C9"/>
    <w:rsid w:val="00762884"/>
    <w:rsid w:val="00772189"/>
    <w:rsid w:val="0077236F"/>
    <w:rsid w:val="00772BAE"/>
    <w:rsid w:val="00775376"/>
    <w:rsid w:val="00783322"/>
    <w:rsid w:val="00797386"/>
    <w:rsid w:val="007B2249"/>
    <w:rsid w:val="007B2A95"/>
    <w:rsid w:val="007B63CC"/>
    <w:rsid w:val="007C1C02"/>
    <w:rsid w:val="007E58CB"/>
    <w:rsid w:val="007E5FF4"/>
    <w:rsid w:val="007F153C"/>
    <w:rsid w:val="007F7692"/>
    <w:rsid w:val="0084707E"/>
    <w:rsid w:val="00850B1A"/>
    <w:rsid w:val="00855894"/>
    <w:rsid w:val="00856D73"/>
    <w:rsid w:val="008670DC"/>
    <w:rsid w:val="0087582C"/>
    <w:rsid w:val="00880B3A"/>
    <w:rsid w:val="00897204"/>
    <w:rsid w:val="008A674B"/>
    <w:rsid w:val="008B1FB0"/>
    <w:rsid w:val="00900DE7"/>
    <w:rsid w:val="00903165"/>
    <w:rsid w:val="00921826"/>
    <w:rsid w:val="00951883"/>
    <w:rsid w:val="00961865"/>
    <w:rsid w:val="00967FD4"/>
    <w:rsid w:val="0097417D"/>
    <w:rsid w:val="009967EA"/>
    <w:rsid w:val="009970AA"/>
    <w:rsid w:val="009A082A"/>
    <w:rsid w:val="009C6755"/>
    <w:rsid w:val="009C7DD1"/>
    <w:rsid w:val="009E0853"/>
    <w:rsid w:val="00A00D1C"/>
    <w:rsid w:val="00A07216"/>
    <w:rsid w:val="00A16DFA"/>
    <w:rsid w:val="00A177A1"/>
    <w:rsid w:val="00A245DF"/>
    <w:rsid w:val="00A26ECB"/>
    <w:rsid w:val="00A6597A"/>
    <w:rsid w:val="00A6602E"/>
    <w:rsid w:val="00A705F1"/>
    <w:rsid w:val="00A749E2"/>
    <w:rsid w:val="00A84F1C"/>
    <w:rsid w:val="00A879D5"/>
    <w:rsid w:val="00A94316"/>
    <w:rsid w:val="00AB1A2B"/>
    <w:rsid w:val="00AB37C8"/>
    <w:rsid w:val="00AC1483"/>
    <w:rsid w:val="00AD29F8"/>
    <w:rsid w:val="00AE0D15"/>
    <w:rsid w:val="00AE5203"/>
    <w:rsid w:val="00AF0E3C"/>
    <w:rsid w:val="00B17EA4"/>
    <w:rsid w:val="00B21548"/>
    <w:rsid w:val="00B250C2"/>
    <w:rsid w:val="00B26725"/>
    <w:rsid w:val="00B30617"/>
    <w:rsid w:val="00B420A2"/>
    <w:rsid w:val="00B8143B"/>
    <w:rsid w:val="00B81C5B"/>
    <w:rsid w:val="00B940FF"/>
    <w:rsid w:val="00B9420D"/>
    <w:rsid w:val="00B94E9C"/>
    <w:rsid w:val="00BA47A9"/>
    <w:rsid w:val="00BB236F"/>
    <w:rsid w:val="00BB33E9"/>
    <w:rsid w:val="00BC08EA"/>
    <w:rsid w:val="00BE147C"/>
    <w:rsid w:val="00BF5581"/>
    <w:rsid w:val="00BF629F"/>
    <w:rsid w:val="00BF7F30"/>
    <w:rsid w:val="00C04922"/>
    <w:rsid w:val="00C1629B"/>
    <w:rsid w:val="00C332BA"/>
    <w:rsid w:val="00C42763"/>
    <w:rsid w:val="00C44BDE"/>
    <w:rsid w:val="00C512F4"/>
    <w:rsid w:val="00C6098A"/>
    <w:rsid w:val="00C77B4B"/>
    <w:rsid w:val="00C85B1B"/>
    <w:rsid w:val="00C922B5"/>
    <w:rsid w:val="00C936C7"/>
    <w:rsid w:val="00C959B4"/>
    <w:rsid w:val="00CB4F45"/>
    <w:rsid w:val="00CC7E86"/>
    <w:rsid w:val="00CE3FB5"/>
    <w:rsid w:val="00CE55A4"/>
    <w:rsid w:val="00CE7AA8"/>
    <w:rsid w:val="00CF0938"/>
    <w:rsid w:val="00CF4F06"/>
    <w:rsid w:val="00D03C15"/>
    <w:rsid w:val="00D12844"/>
    <w:rsid w:val="00D30FBF"/>
    <w:rsid w:val="00D376F8"/>
    <w:rsid w:val="00D435B9"/>
    <w:rsid w:val="00D6099D"/>
    <w:rsid w:val="00D74193"/>
    <w:rsid w:val="00D74825"/>
    <w:rsid w:val="00D825CF"/>
    <w:rsid w:val="00D85866"/>
    <w:rsid w:val="00DA227E"/>
    <w:rsid w:val="00DA3C11"/>
    <w:rsid w:val="00DA72EA"/>
    <w:rsid w:val="00DB3DB3"/>
    <w:rsid w:val="00DC1C03"/>
    <w:rsid w:val="00DE06B9"/>
    <w:rsid w:val="00DF2D82"/>
    <w:rsid w:val="00E059A9"/>
    <w:rsid w:val="00E0767C"/>
    <w:rsid w:val="00E171C5"/>
    <w:rsid w:val="00E20D36"/>
    <w:rsid w:val="00E25067"/>
    <w:rsid w:val="00E251CE"/>
    <w:rsid w:val="00E25241"/>
    <w:rsid w:val="00E374E4"/>
    <w:rsid w:val="00E43BF2"/>
    <w:rsid w:val="00E4474F"/>
    <w:rsid w:val="00E46ACD"/>
    <w:rsid w:val="00E64192"/>
    <w:rsid w:val="00EB1221"/>
    <w:rsid w:val="00EB73C3"/>
    <w:rsid w:val="00ED6FCA"/>
    <w:rsid w:val="00EE0294"/>
    <w:rsid w:val="00EE1587"/>
    <w:rsid w:val="00EE324F"/>
    <w:rsid w:val="00EE5171"/>
    <w:rsid w:val="00EF07A1"/>
    <w:rsid w:val="00F014DD"/>
    <w:rsid w:val="00F16465"/>
    <w:rsid w:val="00F264EC"/>
    <w:rsid w:val="00F314FD"/>
    <w:rsid w:val="00F354A2"/>
    <w:rsid w:val="00F53D52"/>
    <w:rsid w:val="00F6432F"/>
    <w:rsid w:val="00F67521"/>
    <w:rsid w:val="00F7310F"/>
    <w:rsid w:val="00FA20ED"/>
    <w:rsid w:val="00FA58E8"/>
    <w:rsid w:val="00FB7D40"/>
    <w:rsid w:val="00FC230B"/>
    <w:rsid w:val="00FC3A3F"/>
    <w:rsid w:val="00FD02C4"/>
    <w:rsid w:val="00FD6A28"/>
    <w:rsid w:val="00FE00AA"/>
    <w:rsid w:val="00FE6AA9"/>
    <w:rsid w:val="00FF30B3"/>
    <w:rsid w:val="00FF5643"/>
    <w:rsid w:val="080F6B2A"/>
    <w:rsid w:val="0884285A"/>
    <w:rsid w:val="0E43752E"/>
    <w:rsid w:val="0F977540"/>
    <w:rsid w:val="10A2678D"/>
    <w:rsid w:val="13A50343"/>
    <w:rsid w:val="15164A91"/>
    <w:rsid w:val="1BE246ED"/>
    <w:rsid w:val="21BD7368"/>
    <w:rsid w:val="22635651"/>
    <w:rsid w:val="22851A6B"/>
    <w:rsid w:val="27187EB1"/>
    <w:rsid w:val="303F594F"/>
    <w:rsid w:val="3123191F"/>
    <w:rsid w:val="323D1A1A"/>
    <w:rsid w:val="33F15289"/>
    <w:rsid w:val="34035AF8"/>
    <w:rsid w:val="35A149B6"/>
    <w:rsid w:val="36DA1F2E"/>
    <w:rsid w:val="37EB3CC7"/>
    <w:rsid w:val="3F5E74BA"/>
    <w:rsid w:val="41232723"/>
    <w:rsid w:val="41520323"/>
    <w:rsid w:val="41C64771"/>
    <w:rsid w:val="428E19BE"/>
    <w:rsid w:val="43C77160"/>
    <w:rsid w:val="4D41465D"/>
    <w:rsid w:val="4E296D35"/>
    <w:rsid w:val="52301165"/>
    <w:rsid w:val="599C0632"/>
    <w:rsid w:val="5A4766DF"/>
    <w:rsid w:val="5B3F0D30"/>
    <w:rsid w:val="5CD259D0"/>
    <w:rsid w:val="5EC24ED2"/>
    <w:rsid w:val="5F771E46"/>
    <w:rsid w:val="65874726"/>
    <w:rsid w:val="66C82A09"/>
    <w:rsid w:val="6E8074E0"/>
    <w:rsid w:val="727D13E4"/>
    <w:rsid w:val="7847671C"/>
    <w:rsid w:val="79E565BA"/>
    <w:rsid w:val="7C5345C3"/>
    <w:rsid w:val="7D180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5BE86E"/>
  <w15:docId w15:val="{154D416B-C4E7-5746-9CF0-4CEF39DA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仿宋"/>
        <w:sz w:val="30"/>
        <w:szCs w:val="30"/>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Closing" w:uiPriority="99"/>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style>
  <w:style w:type="paragraph" w:styleId="1">
    <w:name w:val="heading 1"/>
    <w:basedOn w:val="a"/>
    <w:link w:val="10"/>
    <w:uiPriority w:val="9"/>
    <w:qFormat/>
    <w:rsid w:val="001F0E8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F0E83"/>
    <w:pPr>
      <w:widowControl/>
      <w:spacing w:before="100" w:beforeAutospacing="1" w:after="100" w:afterAutospacing="1"/>
      <w:jc w:val="left"/>
      <w:outlineLvl w:val="1"/>
    </w:pPr>
    <w:rPr>
      <w:rFonts w:ascii="宋体" w:eastAsia="宋体" w:hAnsi="宋体" w:cs="宋体"/>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lang w:val="zh-CN" w:bidi="zh-CN"/>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a8">
    <w:name w:val="Normal (Web)"/>
    <w:basedOn w:val="a"/>
    <w:uiPriority w:val="99"/>
    <w:qFormat/>
    <w:pPr>
      <w:spacing w:beforeAutospacing="1" w:afterAutospacing="1"/>
      <w:jc w:val="left"/>
    </w:pPr>
    <w:rPr>
      <w:sz w:val="24"/>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9">
    <w:name w:val="List Paragraph"/>
    <w:basedOn w:val="a"/>
    <w:uiPriority w:val="34"/>
    <w:unhideWhenUsed/>
    <w:qFormat/>
    <w:pPr>
      <w:ind w:firstLineChars="200" w:firstLine="420"/>
    </w:pPr>
  </w:style>
  <w:style w:type="paragraph" w:styleId="aa">
    <w:name w:val="Closing"/>
    <w:basedOn w:val="a"/>
    <w:link w:val="ab"/>
    <w:uiPriority w:val="99"/>
    <w:unhideWhenUsed/>
    <w:rsid w:val="00C6098A"/>
    <w:pPr>
      <w:spacing w:after="160" w:line="278" w:lineRule="auto"/>
      <w:ind w:leftChars="2100" w:left="100"/>
      <w:jc w:val="left"/>
    </w:pPr>
    <w:rPr>
      <w:rFonts w:asciiTheme="minorEastAsia" w:eastAsiaTheme="minorEastAsia" w:hAnsiTheme="minorEastAsia" w:cstheme="minorBidi"/>
      <w:kern w:val="2"/>
      <w:sz w:val="32"/>
      <w:szCs w:val="32"/>
      <w14:ligatures w14:val="standardContextual"/>
    </w:rPr>
  </w:style>
  <w:style w:type="character" w:customStyle="1" w:styleId="ab">
    <w:name w:val="结束语 字符"/>
    <w:basedOn w:val="a0"/>
    <w:link w:val="aa"/>
    <w:uiPriority w:val="99"/>
    <w:rsid w:val="00C6098A"/>
    <w:rPr>
      <w:rFonts w:asciiTheme="minorEastAsia" w:eastAsiaTheme="minorEastAsia" w:hAnsiTheme="minorEastAsia" w:cstheme="minorBidi"/>
      <w:kern w:val="2"/>
      <w:sz w:val="32"/>
      <w:szCs w:val="32"/>
      <w14:ligatures w14:val="standardContextual"/>
    </w:rPr>
  </w:style>
  <w:style w:type="table" w:styleId="ac">
    <w:name w:val="Table Grid"/>
    <w:basedOn w:val="a1"/>
    <w:uiPriority w:val="59"/>
    <w:rsid w:val="00C6098A"/>
    <w:rPr>
      <w:rFonts w:asciiTheme="minorHAnsi" w:eastAsiaTheme="minorEastAsia" w:hAnsiTheme="minorHAnsi" w:cstheme="minorBidi"/>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C6098A"/>
    <w:pPr>
      <w:widowControl/>
      <w:jc w:val="left"/>
    </w:pPr>
    <w:rPr>
      <w:rFonts w:ascii="Helvetica" w:eastAsia="宋体" w:hAnsi="Helvetica" w:cs="宋体"/>
      <w:color w:val="000000"/>
      <w:sz w:val="18"/>
      <w:szCs w:val="18"/>
    </w:rPr>
  </w:style>
  <w:style w:type="character" w:customStyle="1" w:styleId="10">
    <w:name w:val="标题 1 字符"/>
    <w:basedOn w:val="a0"/>
    <w:link w:val="1"/>
    <w:uiPriority w:val="9"/>
    <w:rsid w:val="001F0E83"/>
    <w:rPr>
      <w:rFonts w:ascii="宋体" w:eastAsia="宋体" w:hAnsi="宋体" w:cs="宋体"/>
      <w:b/>
      <w:bCs/>
      <w:kern w:val="36"/>
      <w:sz w:val="48"/>
      <w:szCs w:val="48"/>
    </w:rPr>
  </w:style>
  <w:style w:type="character" w:customStyle="1" w:styleId="20">
    <w:name w:val="标题 2 字符"/>
    <w:basedOn w:val="a0"/>
    <w:link w:val="2"/>
    <w:uiPriority w:val="9"/>
    <w:rsid w:val="001F0E83"/>
    <w:rPr>
      <w:rFonts w:ascii="宋体" w:eastAsia="宋体" w:hAnsi="宋体" w:cs="宋体"/>
      <w:b/>
      <w:bCs/>
      <w:sz w:val="36"/>
      <w:szCs w:val="36"/>
    </w:rPr>
  </w:style>
  <w:style w:type="paragraph" w:customStyle="1" w:styleId="ace-line">
    <w:name w:val="ace-line"/>
    <w:basedOn w:val="a"/>
    <w:rsid w:val="001F0E83"/>
    <w:pPr>
      <w:widowControl/>
      <w:spacing w:before="100" w:beforeAutospacing="1" w:after="100" w:afterAutospacing="1"/>
      <w:jc w:val="left"/>
    </w:pPr>
    <w:rPr>
      <w:rFonts w:ascii="宋体" w:eastAsia="宋体" w:hAnsi="宋体" w:cs="宋体"/>
      <w:sz w:val="24"/>
      <w:szCs w:val="24"/>
    </w:rPr>
  </w:style>
  <w:style w:type="character" w:styleId="ad">
    <w:name w:val="Strong"/>
    <w:basedOn w:val="a0"/>
    <w:uiPriority w:val="22"/>
    <w:qFormat/>
    <w:rsid w:val="00096921"/>
    <w:rPr>
      <w:b/>
      <w:bCs/>
    </w:rPr>
  </w:style>
  <w:style w:type="paragraph" w:styleId="ae">
    <w:name w:val="Revision"/>
    <w:hidden/>
    <w:uiPriority w:val="99"/>
    <w:unhideWhenUsed/>
    <w:rsid w:val="00204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681</TotalTime>
  <Pages>5</Pages>
  <Words>1716</Words>
  <Characters>1854</Characters>
  <Application>Microsoft Office Word</Application>
  <DocSecurity>0</DocSecurity>
  <Lines>92</Lines>
  <Paragraphs>62</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dc:creator>
  <cp:lastModifiedBy>c65463</cp:lastModifiedBy>
  <cp:revision>66</cp:revision>
  <cp:lastPrinted>2026-01-08T02:49:00Z</cp:lastPrinted>
  <dcterms:created xsi:type="dcterms:W3CDTF">2025-12-22T02:46:00Z</dcterms:created>
  <dcterms:modified xsi:type="dcterms:W3CDTF">2026-01-27T10:25:00Z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5B007408527E41AFB251058C1BB145F2_13</vt:lpwstr>
  </property>
  <property fmtid="{D5CDD505-2E9C-101B-9397-08002B2CF9AE}" pid="4" name="KSOTemplateDocerSaveRecord">
    <vt:lpwstr>eyJoZGlkIjoiZDMzMGZiYjZlOGNlMDkxYzhkZWNiYzcxMzNmNzlkZGIiLCJ1c2VySWQiOiI0MDkxMzIyMjEifQ==</vt:lpwstr>
  </property>
</Properties>
</file>